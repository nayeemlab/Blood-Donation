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49B68" w14:textId="77777777" w:rsidR="00091455" w:rsidRPr="009F29DC" w:rsidRDefault="00091455" w:rsidP="009F29DC">
      <w:pPr>
        <w:spacing w:after="0" w:line="240" w:lineRule="auto"/>
        <w:rPr>
          <w:rFonts w:ascii="Times New Roman" w:hAnsi="Times New Roman" w:cs="Times New Roman"/>
          <w:b/>
          <w:sz w:val="24"/>
          <w:szCs w:val="24"/>
        </w:rPr>
        <w:pPrChange w:id="0" w:author="Microsoft account" w:date="2021-07-25T02:17:00Z">
          <w:pPr/>
        </w:pPrChange>
      </w:pPr>
      <w:r w:rsidRPr="009F29DC">
        <w:rPr>
          <w:rFonts w:ascii="Times New Roman" w:hAnsi="Times New Roman" w:cs="Times New Roman"/>
          <w:b/>
          <w:sz w:val="24"/>
          <w:szCs w:val="24"/>
        </w:rPr>
        <w:t xml:space="preserve">Developing the KAP Metrics </w:t>
      </w:r>
    </w:p>
    <w:p w14:paraId="4F349B69" w14:textId="5991E1C1" w:rsidR="00091455" w:rsidRDefault="00091455" w:rsidP="009F29DC">
      <w:pPr>
        <w:spacing w:after="0" w:line="240" w:lineRule="auto"/>
        <w:jc w:val="both"/>
        <w:rPr>
          <w:ins w:id="1" w:author="Microsoft account" w:date="2021-07-25T02:17:00Z"/>
          <w:rFonts w:ascii="Times New Roman" w:hAnsi="Times New Roman" w:cs="Times New Roman"/>
          <w:sz w:val="24"/>
          <w:szCs w:val="24"/>
        </w:rPr>
        <w:pPrChange w:id="2" w:author="Microsoft account" w:date="2021-07-25T02:17:00Z">
          <w:pPr>
            <w:jc w:val="both"/>
          </w:pPr>
        </w:pPrChange>
      </w:pPr>
      <w:r w:rsidRPr="009F29DC">
        <w:rPr>
          <w:rFonts w:ascii="Times New Roman" w:hAnsi="Times New Roman" w:cs="Times New Roman"/>
          <w:sz w:val="24"/>
          <w:szCs w:val="24"/>
        </w:rPr>
        <w:t xml:space="preserve">We used knowledge-based questions to develop a metric that ranked a respondent’s knowledge. We chose </w:t>
      </w:r>
      <w:ins w:id="3" w:author="Md. Hasanul Banna Siam" w:date="2021-07-05T21:01:00Z">
        <w:r w:rsidR="00050135" w:rsidRPr="009F29DC">
          <w:rPr>
            <w:rFonts w:ascii="Times New Roman" w:hAnsi="Times New Roman" w:cs="Times New Roman"/>
            <w:sz w:val="24"/>
            <w:szCs w:val="24"/>
          </w:rPr>
          <w:t>5</w:t>
        </w:r>
      </w:ins>
      <w:del w:id="4" w:author="Md. Hasanul Banna Siam" w:date="2021-07-05T21:01:00Z">
        <w:r w:rsidRPr="009F29DC" w:rsidDel="00050135">
          <w:rPr>
            <w:rFonts w:ascii="Times New Roman" w:hAnsi="Times New Roman" w:cs="Times New Roman"/>
            <w:sz w:val="24"/>
            <w:szCs w:val="24"/>
            <w:rPrChange w:id="5" w:author="Microsoft account" w:date="2021-07-25T02:17:00Z">
              <w:rPr>
                <w:rFonts w:ascii="Times New Roman" w:hAnsi="Times New Roman" w:cs="Times New Roman"/>
                <w:sz w:val="24"/>
                <w:szCs w:val="24"/>
              </w:rPr>
            </w:rPrChange>
          </w:rPr>
          <w:delText>6</w:delText>
        </w:r>
      </w:del>
      <w:r w:rsidRPr="009F29DC">
        <w:rPr>
          <w:rFonts w:ascii="Times New Roman" w:hAnsi="Times New Roman" w:cs="Times New Roman"/>
          <w:sz w:val="24"/>
          <w:szCs w:val="24"/>
          <w:rPrChange w:id="6" w:author="Microsoft account" w:date="2021-07-25T02:17:00Z">
            <w:rPr>
              <w:rFonts w:ascii="Times New Roman" w:hAnsi="Times New Roman" w:cs="Times New Roman"/>
              <w:sz w:val="24"/>
              <w:szCs w:val="24"/>
            </w:rPr>
          </w:rPrChange>
        </w:rPr>
        <w:t xml:space="preserve"> questions to which the respondent had to answer YES or NO. Yes indicating their acknowledgment of knowing an aspect about blood donation and NO indicating the opposite. This metric was converted into a binary outcome, i.e., adequate knowledge (knowledge metric &gt;50%) and inadequate knowledge (knowledge metric &lt;50%) for use in logistic regression modeling. To evaluate the contribution of each question to this metrics, all the questions were used in a PCA. The weight of each question was taken to be the correlation coefficient with the component that explained the most variation.</w:t>
      </w:r>
      <w:r w:rsidR="00554440" w:rsidRPr="009F29DC">
        <w:rPr>
          <w:rFonts w:ascii="Times New Roman" w:hAnsi="Times New Roman" w:cs="Times New Roman"/>
          <w:sz w:val="24"/>
          <w:szCs w:val="24"/>
          <w:rPrChange w:id="7" w:author="Microsoft account" w:date="2021-07-25T02:17:00Z">
            <w:rPr>
              <w:rFonts w:ascii="Times New Roman" w:hAnsi="Times New Roman" w:cs="Times New Roman"/>
              <w:sz w:val="24"/>
              <w:szCs w:val="24"/>
            </w:rPr>
          </w:rPrChange>
        </w:rPr>
        <w:t xml:space="preserve"> </w:t>
      </w:r>
    </w:p>
    <w:p w14:paraId="76B7CEF4" w14:textId="77777777" w:rsidR="009F29DC" w:rsidRPr="009F29DC" w:rsidRDefault="009F29DC" w:rsidP="009F29DC">
      <w:pPr>
        <w:spacing w:after="0" w:line="240" w:lineRule="auto"/>
        <w:jc w:val="both"/>
        <w:rPr>
          <w:rFonts w:ascii="Times New Roman" w:hAnsi="Times New Roman" w:cs="Times New Roman"/>
          <w:sz w:val="24"/>
          <w:szCs w:val="24"/>
        </w:rPr>
        <w:pPrChange w:id="8" w:author="Microsoft account" w:date="2021-07-25T02:17:00Z">
          <w:pPr>
            <w:jc w:val="both"/>
          </w:pPr>
        </w:pPrChange>
      </w:pPr>
    </w:p>
    <w:p w14:paraId="4F349B6A" w14:textId="77777777" w:rsidR="001C39E6" w:rsidRPr="009F29DC" w:rsidRDefault="001C39E6" w:rsidP="009F29DC">
      <w:pPr>
        <w:spacing w:after="0" w:line="240" w:lineRule="auto"/>
        <w:rPr>
          <w:rFonts w:ascii="Times New Roman" w:hAnsi="Times New Roman" w:cs="Times New Roman"/>
          <w:b/>
          <w:sz w:val="24"/>
          <w:szCs w:val="24"/>
        </w:rPr>
        <w:pPrChange w:id="9" w:author="Microsoft account" w:date="2021-07-25T02:17:00Z">
          <w:pPr/>
        </w:pPrChange>
      </w:pPr>
      <w:r w:rsidRPr="009F29DC">
        <w:rPr>
          <w:rFonts w:ascii="Times New Roman" w:hAnsi="Times New Roman" w:cs="Times New Roman"/>
          <w:b/>
          <w:sz w:val="24"/>
          <w:szCs w:val="24"/>
        </w:rPr>
        <w:t xml:space="preserve">Analysis of KAP Using PCA </w:t>
      </w:r>
    </w:p>
    <w:p w14:paraId="4F349B6B" w14:textId="26D36BF5" w:rsidR="00091455" w:rsidDel="009F29DC" w:rsidRDefault="001C39E6" w:rsidP="009F29DC">
      <w:pPr>
        <w:spacing w:after="0" w:line="240" w:lineRule="auto"/>
        <w:jc w:val="both"/>
        <w:rPr>
          <w:del w:id="10" w:author="Microsoft account" w:date="2021-07-25T01:19:00Z"/>
          <w:rFonts w:ascii="Times New Roman" w:hAnsi="Times New Roman" w:cs="Times New Roman"/>
          <w:sz w:val="24"/>
          <w:szCs w:val="24"/>
        </w:rPr>
        <w:pPrChange w:id="11" w:author="Microsoft account" w:date="2021-07-25T02:17:00Z">
          <w:pPr/>
        </w:pPrChange>
      </w:pPr>
      <w:r w:rsidRPr="009F29DC">
        <w:rPr>
          <w:rFonts w:ascii="Times New Roman" w:hAnsi="Times New Roman" w:cs="Times New Roman"/>
          <w:sz w:val="24"/>
          <w:szCs w:val="24"/>
          <w:rPrChange w:id="12" w:author="Microsoft account" w:date="2021-07-25T02:17:00Z">
            <w:rPr>
              <w:rFonts w:ascii="Times New Roman" w:hAnsi="Times New Roman" w:cs="Times New Roman"/>
              <w:sz w:val="24"/>
              <w:szCs w:val="24"/>
            </w:rPr>
          </w:rPrChange>
        </w:rPr>
        <w:t xml:space="preserve">Similar to the Knowledge metric, an attitude and practices ranking metrics was developed from </w:t>
      </w:r>
      <w:ins w:id="13" w:author="Md. Hasanul Banna Siam" w:date="2021-07-05T21:01:00Z">
        <w:r w:rsidR="00EE37C0" w:rsidRPr="009F29DC">
          <w:rPr>
            <w:rFonts w:ascii="Times New Roman" w:hAnsi="Times New Roman" w:cs="Times New Roman"/>
            <w:sz w:val="24"/>
            <w:szCs w:val="24"/>
            <w:rPrChange w:id="14" w:author="Microsoft account" w:date="2021-07-25T02:17:00Z">
              <w:rPr>
                <w:rFonts w:ascii="Times New Roman" w:hAnsi="Times New Roman" w:cs="Times New Roman"/>
                <w:sz w:val="24"/>
                <w:szCs w:val="24"/>
              </w:rPr>
            </w:rPrChange>
          </w:rPr>
          <w:t>7</w:t>
        </w:r>
      </w:ins>
      <w:del w:id="15" w:author="Md. Hasanul Banna Siam" w:date="2021-07-05T21:01:00Z">
        <w:r w:rsidRPr="009F29DC" w:rsidDel="00EE37C0">
          <w:rPr>
            <w:rFonts w:ascii="Times New Roman" w:hAnsi="Times New Roman" w:cs="Times New Roman"/>
            <w:sz w:val="24"/>
            <w:szCs w:val="24"/>
            <w:rPrChange w:id="16" w:author="Microsoft account" w:date="2021-07-25T02:17:00Z">
              <w:rPr>
                <w:rFonts w:ascii="Times New Roman" w:hAnsi="Times New Roman" w:cs="Times New Roman"/>
                <w:sz w:val="24"/>
                <w:szCs w:val="24"/>
              </w:rPr>
            </w:rPrChange>
          </w:rPr>
          <w:delText>5</w:delText>
        </w:r>
      </w:del>
      <w:r w:rsidRPr="009F29DC">
        <w:rPr>
          <w:rFonts w:ascii="Times New Roman" w:hAnsi="Times New Roman" w:cs="Times New Roman"/>
          <w:sz w:val="24"/>
          <w:szCs w:val="24"/>
          <w:rPrChange w:id="17" w:author="Microsoft account" w:date="2021-07-25T02:17:00Z">
            <w:rPr>
              <w:rFonts w:ascii="Times New Roman" w:hAnsi="Times New Roman" w:cs="Times New Roman"/>
              <w:sz w:val="24"/>
              <w:szCs w:val="24"/>
            </w:rPr>
          </w:rPrChange>
        </w:rPr>
        <w:t xml:space="preserve"> and </w:t>
      </w:r>
      <w:ins w:id="18" w:author="Md. Hasanul Banna Siam" w:date="2021-07-05T21:01:00Z">
        <w:r w:rsidR="00EE37C0" w:rsidRPr="009F29DC">
          <w:rPr>
            <w:rFonts w:ascii="Times New Roman" w:hAnsi="Times New Roman" w:cs="Times New Roman"/>
            <w:sz w:val="24"/>
            <w:szCs w:val="24"/>
            <w:rPrChange w:id="19" w:author="Microsoft account" w:date="2021-07-25T02:17:00Z">
              <w:rPr>
                <w:rFonts w:ascii="Times New Roman" w:hAnsi="Times New Roman" w:cs="Times New Roman"/>
                <w:sz w:val="24"/>
                <w:szCs w:val="24"/>
              </w:rPr>
            </w:rPrChange>
          </w:rPr>
          <w:t>5</w:t>
        </w:r>
      </w:ins>
      <w:del w:id="20" w:author="Md. Hasanul Banna Siam" w:date="2021-07-05T21:01:00Z">
        <w:r w:rsidRPr="009F29DC" w:rsidDel="00EE37C0">
          <w:rPr>
            <w:rFonts w:ascii="Times New Roman" w:hAnsi="Times New Roman" w:cs="Times New Roman"/>
            <w:sz w:val="24"/>
            <w:szCs w:val="24"/>
            <w:rPrChange w:id="21" w:author="Microsoft account" w:date="2021-07-25T02:17:00Z">
              <w:rPr>
                <w:rFonts w:ascii="Times New Roman" w:hAnsi="Times New Roman" w:cs="Times New Roman"/>
                <w:sz w:val="24"/>
                <w:szCs w:val="24"/>
              </w:rPr>
            </w:rPrChange>
          </w:rPr>
          <w:delText>3</w:delText>
        </w:r>
      </w:del>
      <w:r w:rsidRPr="009F29DC">
        <w:rPr>
          <w:rFonts w:ascii="Times New Roman" w:hAnsi="Times New Roman" w:cs="Times New Roman"/>
          <w:sz w:val="24"/>
          <w:szCs w:val="24"/>
          <w:rPrChange w:id="22" w:author="Microsoft account" w:date="2021-07-25T02:17:00Z">
            <w:rPr>
              <w:rFonts w:ascii="Times New Roman" w:hAnsi="Times New Roman" w:cs="Times New Roman"/>
              <w:sz w:val="24"/>
              <w:szCs w:val="24"/>
            </w:rPr>
          </w:rPrChange>
        </w:rPr>
        <w:t xml:space="preserve"> attitude and practices questions, respectively. Here, YES and NO responses reflected positive/negative attitudes and good/bad practices. These three metrics were then used to examine the linear relationship between KAP by (a) visualizing the variability of the 512 data points along three orthogonal lines corresponding to three components; (b) computing and comparing the correlation coefficients between KAP as well as other background variables. A positive correlation coefficient indicates a direct relationship between KAP, while a negative correlation coefficient indicates an antagonistic relationship. Internal consistency and reliability of the factors included in the PCA for linear relationship were tested using Cron</w:t>
      </w:r>
      <w:r w:rsidR="00556BAF" w:rsidRPr="009F29DC">
        <w:rPr>
          <w:rFonts w:ascii="Times New Roman" w:hAnsi="Times New Roman" w:cs="Times New Roman"/>
          <w:sz w:val="24"/>
          <w:szCs w:val="24"/>
          <w:rPrChange w:id="23" w:author="Microsoft account" w:date="2021-07-25T02:17:00Z">
            <w:rPr>
              <w:rFonts w:ascii="Times New Roman" w:hAnsi="Times New Roman" w:cs="Times New Roman"/>
              <w:sz w:val="24"/>
              <w:szCs w:val="24"/>
            </w:rPr>
          </w:rPrChange>
        </w:rPr>
        <w:t>bach’s alpha.</w:t>
      </w:r>
    </w:p>
    <w:p w14:paraId="048B5144" w14:textId="77777777" w:rsidR="009F29DC" w:rsidRPr="009F29DC" w:rsidRDefault="009F29DC" w:rsidP="009F29DC">
      <w:pPr>
        <w:spacing w:after="0" w:line="240" w:lineRule="auto"/>
        <w:jc w:val="both"/>
        <w:rPr>
          <w:ins w:id="24" w:author="Microsoft account" w:date="2021-07-25T02:17:00Z"/>
          <w:rFonts w:ascii="Times New Roman" w:hAnsi="Times New Roman" w:cs="Times New Roman"/>
          <w:sz w:val="24"/>
          <w:szCs w:val="24"/>
        </w:rPr>
        <w:pPrChange w:id="25" w:author="Microsoft account" w:date="2021-07-25T02:17:00Z">
          <w:pPr>
            <w:jc w:val="both"/>
          </w:pPr>
        </w:pPrChange>
      </w:pPr>
    </w:p>
    <w:p w14:paraId="4F349B6C" w14:textId="77777777" w:rsidR="00091455" w:rsidRPr="009F29DC" w:rsidRDefault="00091455" w:rsidP="009F29DC">
      <w:pPr>
        <w:spacing w:after="0" w:line="240" w:lineRule="auto"/>
        <w:jc w:val="both"/>
        <w:rPr>
          <w:rFonts w:ascii="Times New Roman" w:hAnsi="Times New Roman" w:cs="Times New Roman"/>
          <w:b/>
          <w:sz w:val="24"/>
          <w:szCs w:val="24"/>
        </w:rPr>
        <w:pPrChange w:id="26" w:author="Microsoft account" w:date="2021-07-25T02:17:00Z">
          <w:pPr/>
        </w:pPrChange>
      </w:pPr>
    </w:p>
    <w:p w14:paraId="4F349B6D" w14:textId="77777777" w:rsidR="00107EAD" w:rsidRPr="009F29DC" w:rsidRDefault="005B7B7D" w:rsidP="009F29DC">
      <w:pPr>
        <w:spacing w:after="0" w:line="240" w:lineRule="auto"/>
        <w:rPr>
          <w:rFonts w:ascii="Times New Roman" w:hAnsi="Times New Roman" w:cs="Times New Roman"/>
          <w:b/>
          <w:sz w:val="24"/>
          <w:szCs w:val="24"/>
        </w:rPr>
        <w:pPrChange w:id="27" w:author="Microsoft account" w:date="2021-07-25T02:17:00Z">
          <w:pPr/>
        </w:pPrChange>
      </w:pPr>
      <w:commentRangeStart w:id="28"/>
      <w:commentRangeStart w:id="29"/>
      <w:r w:rsidRPr="009F29DC">
        <w:rPr>
          <w:rFonts w:ascii="Times New Roman" w:hAnsi="Times New Roman" w:cs="Times New Roman"/>
          <w:b/>
          <w:sz w:val="24"/>
          <w:szCs w:val="24"/>
        </w:rPr>
        <w:t>Table 1</w:t>
      </w:r>
      <w:commentRangeEnd w:id="28"/>
      <w:r w:rsidR="00EE37C0" w:rsidRPr="009F29DC">
        <w:rPr>
          <w:rStyle w:val="CommentReference"/>
          <w:rFonts w:ascii="Times New Roman" w:hAnsi="Times New Roman" w:cs="Times New Roman"/>
          <w:sz w:val="24"/>
          <w:szCs w:val="24"/>
          <w:rPrChange w:id="30" w:author="Microsoft account" w:date="2021-07-25T02:17:00Z">
            <w:rPr>
              <w:rStyle w:val="CommentReference"/>
            </w:rPr>
          </w:rPrChange>
        </w:rPr>
        <w:commentReference w:id="28"/>
      </w:r>
      <w:commentRangeEnd w:id="29"/>
      <w:r w:rsidR="00B05CA7" w:rsidRPr="009F29DC">
        <w:rPr>
          <w:rStyle w:val="CommentReference"/>
          <w:rFonts w:ascii="Times New Roman" w:hAnsi="Times New Roman" w:cs="Times New Roman"/>
          <w:sz w:val="24"/>
          <w:szCs w:val="24"/>
          <w:rPrChange w:id="31" w:author="Microsoft account" w:date="2021-07-25T02:17:00Z">
            <w:rPr>
              <w:rStyle w:val="CommentReference"/>
            </w:rPr>
          </w:rPrChange>
        </w:rPr>
        <w:commentReference w:id="29"/>
      </w:r>
      <w:r w:rsidRPr="009F29DC">
        <w:rPr>
          <w:rFonts w:ascii="Times New Roman" w:hAnsi="Times New Roman" w:cs="Times New Roman"/>
          <w:b/>
          <w:sz w:val="24"/>
          <w:szCs w:val="24"/>
        </w:rPr>
        <w:t>.</w:t>
      </w:r>
      <w:r w:rsidR="00631D2B" w:rsidRPr="009F29DC">
        <w:rPr>
          <w:rFonts w:ascii="Times New Roman" w:hAnsi="Times New Roman" w:cs="Times New Roman"/>
          <w:b/>
          <w:sz w:val="24"/>
          <w:szCs w:val="24"/>
        </w:rPr>
        <w:t xml:space="preserve"> Reliability and internal consistency testing of factors used in PCA.</w:t>
      </w:r>
    </w:p>
    <w:tbl>
      <w:tblPr>
        <w:tblStyle w:val="TableGrid"/>
        <w:tblW w:w="5000" w:type="pct"/>
        <w:tblLook w:val="04A0" w:firstRow="1" w:lastRow="0" w:firstColumn="1" w:lastColumn="0" w:noHBand="0" w:noVBand="1"/>
        <w:tblPrChange w:id="32" w:author="Microsoft account" w:date="2021-07-25T01:18:00Z">
          <w:tblPr>
            <w:tblStyle w:val="TableGrid"/>
            <w:tblW w:w="5000" w:type="pct"/>
            <w:tblLook w:val="04A0" w:firstRow="1" w:lastRow="0" w:firstColumn="1" w:lastColumn="0" w:noHBand="0" w:noVBand="1"/>
          </w:tblPr>
        </w:tblPrChange>
      </w:tblPr>
      <w:tblGrid>
        <w:gridCol w:w="2381"/>
        <w:gridCol w:w="1509"/>
        <w:gridCol w:w="1490"/>
        <w:gridCol w:w="1475"/>
        <w:gridCol w:w="2495"/>
        <w:tblGridChange w:id="33">
          <w:tblGrid>
            <w:gridCol w:w="1364"/>
            <w:gridCol w:w="866"/>
            <w:gridCol w:w="856"/>
            <w:gridCol w:w="847"/>
            <w:gridCol w:w="1434"/>
          </w:tblGrid>
        </w:tblGridChange>
      </w:tblGrid>
      <w:tr w:rsidR="000D7C2F" w:rsidRPr="009F29DC" w14:paraId="4F349B77" w14:textId="77777777" w:rsidTr="000D7C2F">
        <w:tc>
          <w:tcPr>
            <w:tcW w:w="1273" w:type="pct"/>
            <w:tcPrChange w:id="34" w:author="Microsoft account" w:date="2021-07-25T01:18:00Z">
              <w:tcPr>
                <w:tcW w:w="729" w:type="pct"/>
              </w:tcPr>
            </w:tcPrChange>
          </w:tcPr>
          <w:p w14:paraId="4F349B6E" w14:textId="77777777" w:rsidR="000D7C2F" w:rsidRPr="009F29DC" w:rsidRDefault="000D7C2F" w:rsidP="009F29DC">
            <w:pPr>
              <w:rPr>
                <w:rFonts w:ascii="Times New Roman" w:hAnsi="Times New Roman" w:cs="Times New Roman"/>
                <w:b/>
                <w:sz w:val="24"/>
                <w:szCs w:val="24"/>
                <w:rPrChange w:id="35" w:author="Microsoft account" w:date="2021-07-25T02:17:00Z">
                  <w:rPr>
                    <w:rFonts w:ascii="Times New Roman" w:hAnsi="Times New Roman" w:cs="Times New Roman"/>
                    <w:b/>
                    <w:sz w:val="24"/>
                    <w:szCs w:val="24"/>
                  </w:rPr>
                </w:rPrChange>
              </w:rPr>
            </w:pPr>
            <w:r w:rsidRPr="009F29DC">
              <w:rPr>
                <w:rFonts w:ascii="Times New Roman" w:hAnsi="Times New Roman" w:cs="Times New Roman"/>
                <w:b/>
                <w:sz w:val="24"/>
                <w:szCs w:val="24"/>
                <w:rPrChange w:id="36" w:author="Microsoft account" w:date="2021-07-25T02:17:00Z">
                  <w:rPr>
                    <w:rFonts w:ascii="Times New Roman" w:hAnsi="Times New Roman" w:cs="Times New Roman"/>
                    <w:b/>
                    <w:sz w:val="24"/>
                    <w:szCs w:val="24"/>
                  </w:rPr>
                </w:rPrChange>
              </w:rPr>
              <w:t>Factors</w:t>
            </w:r>
          </w:p>
        </w:tc>
        <w:tc>
          <w:tcPr>
            <w:tcW w:w="807" w:type="pct"/>
            <w:tcPrChange w:id="37" w:author="Microsoft account" w:date="2021-07-25T01:18:00Z">
              <w:tcPr>
                <w:tcW w:w="463" w:type="pct"/>
              </w:tcPr>
            </w:tcPrChange>
          </w:tcPr>
          <w:p w14:paraId="4F349B73" w14:textId="77777777" w:rsidR="000D7C2F" w:rsidRPr="009F29DC" w:rsidRDefault="000D7C2F" w:rsidP="009F29DC">
            <w:pPr>
              <w:rPr>
                <w:rFonts w:ascii="Times New Roman" w:hAnsi="Times New Roman" w:cs="Times New Roman"/>
                <w:b/>
                <w:sz w:val="24"/>
                <w:szCs w:val="24"/>
                <w:rPrChange w:id="38" w:author="Microsoft account" w:date="2021-07-25T02:17:00Z">
                  <w:rPr>
                    <w:rFonts w:ascii="Times New Roman" w:hAnsi="Times New Roman" w:cs="Times New Roman"/>
                    <w:b/>
                    <w:sz w:val="24"/>
                    <w:szCs w:val="24"/>
                  </w:rPr>
                </w:rPrChange>
              </w:rPr>
            </w:pPr>
            <w:r w:rsidRPr="009F29DC">
              <w:rPr>
                <w:rFonts w:ascii="Times New Roman" w:hAnsi="Times New Roman" w:cs="Times New Roman"/>
                <w:b/>
                <w:sz w:val="24"/>
                <w:szCs w:val="24"/>
                <w:rPrChange w:id="39" w:author="Microsoft account" w:date="2021-07-25T02:17:00Z">
                  <w:rPr>
                    <w:rFonts w:ascii="Times New Roman" w:hAnsi="Times New Roman" w:cs="Times New Roman"/>
                    <w:b/>
                    <w:sz w:val="24"/>
                    <w:szCs w:val="24"/>
                  </w:rPr>
                </w:rPrChange>
              </w:rPr>
              <w:t>Raw alpha</w:t>
            </w:r>
          </w:p>
        </w:tc>
        <w:tc>
          <w:tcPr>
            <w:tcW w:w="797" w:type="pct"/>
            <w:tcPrChange w:id="40" w:author="Microsoft account" w:date="2021-07-25T01:18:00Z">
              <w:tcPr>
                <w:tcW w:w="458" w:type="pct"/>
              </w:tcPr>
            </w:tcPrChange>
          </w:tcPr>
          <w:p w14:paraId="4F349B74" w14:textId="77777777" w:rsidR="000D7C2F" w:rsidRPr="009F29DC" w:rsidRDefault="000D7C2F" w:rsidP="009F29DC">
            <w:pPr>
              <w:rPr>
                <w:rFonts w:ascii="Times New Roman" w:hAnsi="Times New Roman" w:cs="Times New Roman"/>
                <w:b/>
                <w:sz w:val="24"/>
                <w:szCs w:val="24"/>
                <w:rPrChange w:id="41" w:author="Microsoft account" w:date="2021-07-25T02:17:00Z">
                  <w:rPr>
                    <w:rFonts w:ascii="Times New Roman" w:hAnsi="Times New Roman" w:cs="Times New Roman"/>
                    <w:b/>
                    <w:sz w:val="24"/>
                    <w:szCs w:val="24"/>
                  </w:rPr>
                </w:rPrChange>
              </w:rPr>
              <w:pPrChange w:id="42" w:author="Microsoft account" w:date="2021-07-25T02:17:00Z">
                <w:pPr/>
              </w:pPrChange>
            </w:pPr>
            <w:r w:rsidRPr="009F29DC">
              <w:rPr>
                <w:rFonts w:ascii="Times New Roman" w:hAnsi="Times New Roman" w:cs="Times New Roman"/>
                <w:b/>
                <w:sz w:val="24"/>
                <w:szCs w:val="24"/>
                <w:rPrChange w:id="43" w:author="Microsoft account" w:date="2021-07-25T02:17:00Z">
                  <w:rPr>
                    <w:rFonts w:ascii="Times New Roman" w:hAnsi="Times New Roman" w:cs="Times New Roman"/>
                    <w:b/>
                    <w:sz w:val="24"/>
                    <w:szCs w:val="24"/>
                  </w:rPr>
                </w:rPrChange>
              </w:rPr>
              <w:t>Std. alpha</w:t>
            </w:r>
          </w:p>
        </w:tc>
        <w:tc>
          <w:tcPr>
            <w:tcW w:w="789" w:type="pct"/>
            <w:tcPrChange w:id="44" w:author="Microsoft account" w:date="2021-07-25T01:18:00Z">
              <w:tcPr>
                <w:tcW w:w="453" w:type="pct"/>
              </w:tcPr>
            </w:tcPrChange>
          </w:tcPr>
          <w:p w14:paraId="4F349B75" w14:textId="77777777" w:rsidR="000D7C2F" w:rsidRPr="009F29DC" w:rsidRDefault="000D7C2F" w:rsidP="009F29DC">
            <w:pPr>
              <w:rPr>
                <w:rFonts w:ascii="Times New Roman" w:hAnsi="Times New Roman" w:cs="Times New Roman"/>
                <w:b/>
                <w:sz w:val="24"/>
                <w:szCs w:val="24"/>
                <w:rPrChange w:id="45" w:author="Microsoft account" w:date="2021-07-25T02:17:00Z">
                  <w:rPr>
                    <w:rFonts w:ascii="Times New Roman" w:hAnsi="Times New Roman" w:cs="Times New Roman"/>
                    <w:b/>
                    <w:sz w:val="24"/>
                    <w:szCs w:val="24"/>
                  </w:rPr>
                </w:rPrChange>
              </w:rPr>
              <w:pPrChange w:id="46" w:author="Microsoft account" w:date="2021-07-25T02:17:00Z">
                <w:pPr/>
              </w:pPrChange>
            </w:pPr>
            <w:r w:rsidRPr="009F29DC">
              <w:rPr>
                <w:rFonts w:ascii="Times New Roman" w:hAnsi="Times New Roman" w:cs="Times New Roman"/>
                <w:b/>
                <w:sz w:val="24"/>
                <w:szCs w:val="24"/>
                <w:rPrChange w:id="47" w:author="Microsoft account" w:date="2021-07-25T02:17:00Z">
                  <w:rPr>
                    <w:rFonts w:ascii="Times New Roman" w:hAnsi="Times New Roman" w:cs="Times New Roman"/>
                    <w:b/>
                    <w:sz w:val="24"/>
                    <w:szCs w:val="24"/>
                  </w:rPr>
                </w:rPrChange>
              </w:rPr>
              <w:t>95% CI</w:t>
            </w:r>
          </w:p>
        </w:tc>
        <w:tc>
          <w:tcPr>
            <w:tcW w:w="1335" w:type="pct"/>
            <w:tcPrChange w:id="48" w:author="Microsoft account" w:date="2021-07-25T01:18:00Z">
              <w:tcPr>
                <w:tcW w:w="767" w:type="pct"/>
              </w:tcPr>
            </w:tcPrChange>
          </w:tcPr>
          <w:p w14:paraId="4F349B76" w14:textId="77777777" w:rsidR="000D7C2F" w:rsidRPr="009F29DC" w:rsidRDefault="000D7C2F" w:rsidP="009F29DC">
            <w:pPr>
              <w:rPr>
                <w:rFonts w:ascii="Times New Roman" w:hAnsi="Times New Roman" w:cs="Times New Roman"/>
                <w:b/>
                <w:sz w:val="24"/>
                <w:szCs w:val="24"/>
                <w:rPrChange w:id="49" w:author="Microsoft account" w:date="2021-07-25T02:17:00Z">
                  <w:rPr>
                    <w:rFonts w:ascii="Times New Roman" w:hAnsi="Times New Roman" w:cs="Times New Roman"/>
                    <w:b/>
                    <w:sz w:val="24"/>
                    <w:szCs w:val="24"/>
                  </w:rPr>
                </w:rPrChange>
              </w:rPr>
              <w:pPrChange w:id="50" w:author="Microsoft account" w:date="2021-07-25T02:17:00Z">
                <w:pPr/>
              </w:pPrChange>
            </w:pPr>
            <w:r w:rsidRPr="009F29DC">
              <w:rPr>
                <w:rFonts w:ascii="Times New Roman" w:hAnsi="Times New Roman" w:cs="Times New Roman"/>
                <w:b/>
                <w:sz w:val="24"/>
                <w:szCs w:val="24"/>
                <w:rPrChange w:id="51" w:author="Microsoft account" w:date="2021-07-25T02:17:00Z">
                  <w:rPr>
                    <w:rFonts w:ascii="Times New Roman" w:hAnsi="Times New Roman" w:cs="Times New Roman"/>
                    <w:b/>
                    <w:sz w:val="24"/>
                    <w:szCs w:val="24"/>
                  </w:rPr>
                </w:rPrChange>
              </w:rPr>
              <w:t>Cronbach’s alpha</w:t>
            </w:r>
          </w:p>
        </w:tc>
      </w:tr>
      <w:tr w:rsidR="000D7C2F" w:rsidRPr="009F29DC" w14:paraId="4F349B81" w14:textId="77777777" w:rsidTr="000D7C2F">
        <w:tc>
          <w:tcPr>
            <w:tcW w:w="1273" w:type="pct"/>
            <w:tcPrChange w:id="52" w:author="Microsoft account" w:date="2021-07-25T01:18:00Z">
              <w:tcPr>
                <w:tcW w:w="729" w:type="pct"/>
              </w:tcPr>
            </w:tcPrChange>
          </w:tcPr>
          <w:p w14:paraId="4F349B78" w14:textId="77777777" w:rsidR="000D7C2F" w:rsidRPr="009F29DC" w:rsidRDefault="000D7C2F" w:rsidP="009F29DC">
            <w:pPr>
              <w:rPr>
                <w:rFonts w:ascii="Times New Roman" w:hAnsi="Times New Roman" w:cs="Times New Roman"/>
                <w:b/>
                <w:sz w:val="24"/>
                <w:szCs w:val="24"/>
              </w:rPr>
            </w:pPr>
            <w:r w:rsidRPr="009F29DC">
              <w:rPr>
                <w:rFonts w:ascii="Times New Roman" w:hAnsi="Times New Roman" w:cs="Times New Roman"/>
                <w:b/>
                <w:sz w:val="24"/>
                <w:szCs w:val="24"/>
              </w:rPr>
              <w:t>Knowledge</w:t>
            </w:r>
          </w:p>
        </w:tc>
        <w:tc>
          <w:tcPr>
            <w:tcW w:w="807" w:type="pct"/>
            <w:tcPrChange w:id="53" w:author="Microsoft account" w:date="2021-07-25T01:18:00Z">
              <w:tcPr>
                <w:tcW w:w="463" w:type="pct"/>
              </w:tcPr>
            </w:tcPrChange>
          </w:tcPr>
          <w:p w14:paraId="4F349B7D" w14:textId="77777777" w:rsidR="000D7C2F" w:rsidRPr="009F29DC" w:rsidRDefault="000D7C2F" w:rsidP="009F29DC">
            <w:pPr>
              <w:jc w:val="center"/>
              <w:rPr>
                <w:rFonts w:ascii="Times New Roman" w:hAnsi="Times New Roman" w:cs="Times New Roman"/>
                <w:sz w:val="24"/>
                <w:szCs w:val="24"/>
              </w:rPr>
            </w:pPr>
            <w:r w:rsidRPr="009F29DC">
              <w:rPr>
                <w:rFonts w:ascii="Times New Roman" w:hAnsi="Times New Roman" w:cs="Times New Roman"/>
                <w:sz w:val="24"/>
                <w:szCs w:val="24"/>
              </w:rPr>
              <w:t>0.79</w:t>
            </w:r>
          </w:p>
        </w:tc>
        <w:tc>
          <w:tcPr>
            <w:tcW w:w="797" w:type="pct"/>
            <w:tcPrChange w:id="54" w:author="Microsoft account" w:date="2021-07-25T01:18:00Z">
              <w:tcPr>
                <w:tcW w:w="458" w:type="pct"/>
              </w:tcPr>
            </w:tcPrChange>
          </w:tcPr>
          <w:p w14:paraId="4F349B7E" w14:textId="77777777" w:rsidR="000D7C2F" w:rsidRPr="009F29DC" w:rsidRDefault="000D7C2F" w:rsidP="009F29DC">
            <w:pPr>
              <w:jc w:val="center"/>
              <w:rPr>
                <w:rFonts w:ascii="Times New Roman" w:hAnsi="Times New Roman" w:cs="Times New Roman"/>
                <w:sz w:val="24"/>
                <w:szCs w:val="24"/>
                <w:rPrChange w:id="55" w:author="Microsoft account" w:date="2021-07-25T02:17:00Z">
                  <w:rPr>
                    <w:rFonts w:ascii="Times New Roman" w:hAnsi="Times New Roman" w:cs="Times New Roman"/>
                    <w:sz w:val="24"/>
                    <w:szCs w:val="24"/>
                  </w:rPr>
                </w:rPrChange>
              </w:rPr>
              <w:pPrChange w:id="56" w:author="Microsoft account" w:date="2021-07-25T02:17:00Z">
                <w:pPr>
                  <w:jc w:val="center"/>
                </w:pPr>
              </w:pPrChange>
            </w:pPr>
            <w:r w:rsidRPr="009F29DC">
              <w:rPr>
                <w:rFonts w:ascii="Times New Roman" w:hAnsi="Times New Roman" w:cs="Times New Roman"/>
                <w:sz w:val="24"/>
                <w:szCs w:val="24"/>
                <w:rPrChange w:id="57" w:author="Microsoft account" w:date="2021-07-25T02:17:00Z">
                  <w:rPr>
                    <w:rFonts w:ascii="Times New Roman" w:hAnsi="Times New Roman" w:cs="Times New Roman"/>
                    <w:sz w:val="24"/>
                    <w:szCs w:val="24"/>
                  </w:rPr>
                </w:rPrChange>
              </w:rPr>
              <w:t>0.80</w:t>
            </w:r>
          </w:p>
        </w:tc>
        <w:tc>
          <w:tcPr>
            <w:tcW w:w="789" w:type="pct"/>
            <w:tcPrChange w:id="58" w:author="Microsoft account" w:date="2021-07-25T01:18:00Z">
              <w:tcPr>
                <w:tcW w:w="453" w:type="pct"/>
              </w:tcPr>
            </w:tcPrChange>
          </w:tcPr>
          <w:p w14:paraId="4F349B7F" w14:textId="77777777" w:rsidR="000D7C2F" w:rsidRPr="009F29DC" w:rsidRDefault="000D7C2F" w:rsidP="009F29DC">
            <w:pPr>
              <w:jc w:val="center"/>
              <w:rPr>
                <w:rFonts w:ascii="Times New Roman" w:hAnsi="Times New Roman" w:cs="Times New Roman"/>
                <w:sz w:val="24"/>
                <w:szCs w:val="24"/>
                <w:rPrChange w:id="59" w:author="Microsoft account" w:date="2021-07-25T02:17:00Z">
                  <w:rPr>
                    <w:rFonts w:ascii="Times New Roman" w:hAnsi="Times New Roman" w:cs="Times New Roman"/>
                    <w:sz w:val="24"/>
                    <w:szCs w:val="24"/>
                  </w:rPr>
                </w:rPrChange>
              </w:rPr>
              <w:pPrChange w:id="60" w:author="Microsoft account" w:date="2021-07-25T02:17:00Z">
                <w:pPr>
                  <w:jc w:val="center"/>
                </w:pPr>
              </w:pPrChange>
            </w:pPr>
            <w:r w:rsidRPr="009F29DC">
              <w:rPr>
                <w:rFonts w:ascii="Times New Roman" w:hAnsi="Times New Roman" w:cs="Times New Roman"/>
                <w:sz w:val="24"/>
                <w:szCs w:val="24"/>
                <w:rPrChange w:id="61" w:author="Microsoft account" w:date="2021-07-25T02:17:00Z">
                  <w:rPr>
                    <w:rFonts w:ascii="Times New Roman" w:hAnsi="Times New Roman" w:cs="Times New Roman"/>
                    <w:sz w:val="24"/>
                    <w:szCs w:val="24"/>
                  </w:rPr>
                </w:rPrChange>
              </w:rPr>
              <w:t>0.76-0.82</w:t>
            </w:r>
          </w:p>
        </w:tc>
        <w:tc>
          <w:tcPr>
            <w:tcW w:w="1335" w:type="pct"/>
            <w:tcPrChange w:id="62" w:author="Microsoft account" w:date="2021-07-25T01:18:00Z">
              <w:tcPr>
                <w:tcW w:w="767" w:type="pct"/>
              </w:tcPr>
            </w:tcPrChange>
          </w:tcPr>
          <w:p w14:paraId="4F349B80" w14:textId="77777777" w:rsidR="000D7C2F" w:rsidRPr="009F29DC" w:rsidRDefault="000D7C2F" w:rsidP="009F29DC">
            <w:pPr>
              <w:jc w:val="center"/>
              <w:rPr>
                <w:rFonts w:ascii="Times New Roman" w:hAnsi="Times New Roman" w:cs="Times New Roman"/>
                <w:sz w:val="24"/>
                <w:szCs w:val="24"/>
                <w:rPrChange w:id="63" w:author="Microsoft account" w:date="2021-07-25T02:17:00Z">
                  <w:rPr>
                    <w:rFonts w:ascii="Times New Roman" w:hAnsi="Times New Roman" w:cs="Times New Roman"/>
                    <w:sz w:val="24"/>
                    <w:szCs w:val="24"/>
                  </w:rPr>
                </w:rPrChange>
              </w:rPr>
              <w:pPrChange w:id="64" w:author="Microsoft account" w:date="2021-07-25T02:17:00Z">
                <w:pPr>
                  <w:jc w:val="center"/>
                </w:pPr>
              </w:pPrChange>
            </w:pPr>
            <w:r w:rsidRPr="009F29DC">
              <w:rPr>
                <w:rFonts w:ascii="Times New Roman" w:hAnsi="Times New Roman" w:cs="Times New Roman"/>
                <w:sz w:val="24"/>
                <w:szCs w:val="24"/>
                <w:rPrChange w:id="65" w:author="Microsoft account" w:date="2021-07-25T02:17:00Z">
                  <w:rPr>
                    <w:rFonts w:ascii="Times New Roman" w:hAnsi="Times New Roman" w:cs="Times New Roman"/>
                    <w:sz w:val="24"/>
                    <w:szCs w:val="24"/>
                  </w:rPr>
                </w:rPrChange>
              </w:rPr>
              <w:t>0.66</w:t>
            </w:r>
          </w:p>
        </w:tc>
      </w:tr>
      <w:tr w:rsidR="000D7C2F" w:rsidRPr="009F29DC" w14:paraId="4F349B8B" w14:textId="77777777" w:rsidTr="000D7C2F">
        <w:tc>
          <w:tcPr>
            <w:tcW w:w="1273" w:type="pct"/>
            <w:tcPrChange w:id="66" w:author="Microsoft account" w:date="2021-07-25T01:18:00Z">
              <w:tcPr>
                <w:tcW w:w="729" w:type="pct"/>
              </w:tcPr>
            </w:tcPrChange>
          </w:tcPr>
          <w:p w14:paraId="4F349B82" w14:textId="77777777" w:rsidR="000D7C2F" w:rsidRPr="009F29DC" w:rsidRDefault="000D7C2F" w:rsidP="009F29DC">
            <w:pPr>
              <w:rPr>
                <w:rFonts w:ascii="Times New Roman" w:hAnsi="Times New Roman" w:cs="Times New Roman"/>
                <w:b/>
                <w:sz w:val="24"/>
                <w:szCs w:val="24"/>
              </w:rPr>
            </w:pPr>
            <w:r w:rsidRPr="009F29DC">
              <w:rPr>
                <w:rFonts w:ascii="Times New Roman" w:hAnsi="Times New Roman" w:cs="Times New Roman"/>
                <w:b/>
                <w:sz w:val="24"/>
                <w:szCs w:val="24"/>
              </w:rPr>
              <w:t>Attitude</w:t>
            </w:r>
          </w:p>
        </w:tc>
        <w:tc>
          <w:tcPr>
            <w:tcW w:w="807" w:type="pct"/>
            <w:tcPrChange w:id="67" w:author="Microsoft account" w:date="2021-07-25T01:18:00Z">
              <w:tcPr>
                <w:tcW w:w="463" w:type="pct"/>
              </w:tcPr>
            </w:tcPrChange>
          </w:tcPr>
          <w:p w14:paraId="4F349B87" w14:textId="77777777" w:rsidR="000D7C2F" w:rsidRPr="009F29DC" w:rsidRDefault="000D7C2F" w:rsidP="009F29DC">
            <w:pPr>
              <w:jc w:val="center"/>
              <w:rPr>
                <w:rFonts w:ascii="Times New Roman" w:hAnsi="Times New Roman" w:cs="Times New Roman"/>
                <w:sz w:val="24"/>
                <w:szCs w:val="24"/>
              </w:rPr>
            </w:pPr>
            <w:r w:rsidRPr="009F29DC">
              <w:rPr>
                <w:rFonts w:ascii="Times New Roman" w:hAnsi="Times New Roman" w:cs="Times New Roman"/>
                <w:sz w:val="24"/>
                <w:szCs w:val="24"/>
              </w:rPr>
              <w:t>0.44</w:t>
            </w:r>
          </w:p>
        </w:tc>
        <w:tc>
          <w:tcPr>
            <w:tcW w:w="797" w:type="pct"/>
            <w:tcPrChange w:id="68" w:author="Microsoft account" w:date="2021-07-25T01:18:00Z">
              <w:tcPr>
                <w:tcW w:w="458" w:type="pct"/>
              </w:tcPr>
            </w:tcPrChange>
          </w:tcPr>
          <w:p w14:paraId="4F349B88" w14:textId="77777777" w:rsidR="000D7C2F" w:rsidRPr="009F29DC" w:rsidRDefault="000D7C2F" w:rsidP="009F29DC">
            <w:pPr>
              <w:jc w:val="center"/>
              <w:rPr>
                <w:rFonts w:ascii="Times New Roman" w:hAnsi="Times New Roman" w:cs="Times New Roman"/>
                <w:sz w:val="24"/>
                <w:szCs w:val="24"/>
                <w:rPrChange w:id="69" w:author="Microsoft account" w:date="2021-07-25T02:17:00Z">
                  <w:rPr>
                    <w:rFonts w:ascii="Times New Roman" w:hAnsi="Times New Roman" w:cs="Times New Roman"/>
                    <w:sz w:val="24"/>
                    <w:szCs w:val="24"/>
                  </w:rPr>
                </w:rPrChange>
              </w:rPr>
              <w:pPrChange w:id="70" w:author="Microsoft account" w:date="2021-07-25T02:17:00Z">
                <w:pPr>
                  <w:jc w:val="center"/>
                </w:pPr>
              </w:pPrChange>
            </w:pPr>
            <w:r w:rsidRPr="009F29DC">
              <w:rPr>
                <w:rFonts w:ascii="Times New Roman" w:hAnsi="Times New Roman" w:cs="Times New Roman"/>
                <w:sz w:val="24"/>
                <w:szCs w:val="24"/>
                <w:rPrChange w:id="71" w:author="Microsoft account" w:date="2021-07-25T02:17:00Z">
                  <w:rPr>
                    <w:rFonts w:ascii="Times New Roman" w:hAnsi="Times New Roman" w:cs="Times New Roman"/>
                    <w:sz w:val="24"/>
                    <w:szCs w:val="24"/>
                  </w:rPr>
                </w:rPrChange>
              </w:rPr>
              <w:t>0.50</w:t>
            </w:r>
          </w:p>
        </w:tc>
        <w:tc>
          <w:tcPr>
            <w:tcW w:w="789" w:type="pct"/>
            <w:tcPrChange w:id="72" w:author="Microsoft account" w:date="2021-07-25T01:18:00Z">
              <w:tcPr>
                <w:tcW w:w="453" w:type="pct"/>
              </w:tcPr>
            </w:tcPrChange>
          </w:tcPr>
          <w:p w14:paraId="4F349B89" w14:textId="77777777" w:rsidR="000D7C2F" w:rsidRPr="009F29DC" w:rsidRDefault="000D7C2F" w:rsidP="009F29DC">
            <w:pPr>
              <w:jc w:val="center"/>
              <w:rPr>
                <w:rFonts w:ascii="Times New Roman" w:hAnsi="Times New Roman" w:cs="Times New Roman"/>
                <w:sz w:val="24"/>
                <w:szCs w:val="24"/>
                <w:rPrChange w:id="73" w:author="Microsoft account" w:date="2021-07-25T02:17:00Z">
                  <w:rPr>
                    <w:rFonts w:ascii="Times New Roman" w:hAnsi="Times New Roman" w:cs="Times New Roman"/>
                    <w:sz w:val="24"/>
                    <w:szCs w:val="24"/>
                  </w:rPr>
                </w:rPrChange>
              </w:rPr>
              <w:pPrChange w:id="74" w:author="Microsoft account" w:date="2021-07-25T02:17:00Z">
                <w:pPr>
                  <w:jc w:val="center"/>
                </w:pPr>
              </w:pPrChange>
            </w:pPr>
            <w:r w:rsidRPr="009F29DC">
              <w:rPr>
                <w:rFonts w:ascii="Times New Roman" w:hAnsi="Times New Roman" w:cs="Times New Roman"/>
                <w:sz w:val="24"/>
                <w:szCs w:val="24"/>
                <w:rPrChange w:id="75" w:author="Microsoft account" w:date="2021-07-25T02:17:00Z">
                  <w:rPr>
                    <w:rFonts w:ascii="Times New Roman" w:hAnsi="Times New Roman" w:cs="Times New Roman"/>
                    <w:sz w:val="24"/>
                    <w:szCs w:val="24"/>
                  </w:rPr>
                </w:rPrChange>
              </w:rPr>
              <w:t>0.37-0.51</w:t>
            </w:r>
          </w:p>
        </w:tc>
        <w:tc>
          <w:tcPr>
            <w:tcW w:w="1335" w:type="pct"/>
            <w:tcPrChange w:id="76" w:author="Microsoft account" w:date="2021-07-25T01:18:00Z">
              <w:tcPr>
                <w:tcW w:w="767" w:type="pct"/>
              </w:tcPr>
            </w:tcPrChange>
          </w:tcPr>
          <w:p w14:paraId="4F349B8A" w14:textId="77777777" w:rsidR="000D7C2F" w:rsidRPr="009F29DC" w:rsidRDefault="000D7C2F" w:rsidP="009F29DC">
            <w:pPr>
              <w:jc w:val="center"/>
              <w:rPr>
                <w:rFonts w:ascii="Times New Roman" w:hAnsi="Times New Roman" w:cs="Times New Roman"/>
                <w:sz w:val="24"/>
                <w:szCs w:val="24"/>
                <w:rPrChange w:id="77" w:author="Microsoft account" w:date="2021-07-25T02:17:00Z">
                  <w:rPr>
                    <w:rFonts w:ascii="Times New Roman" w:hAnsi="Times New Roman" w:cs="Times New Roman"/>
                    <w:sz w:val="24"/>
                    <w:szCs w:val="24"/>
                  </w:rPr>
                </w:rPrChange>
              </w:rPr>
              <w:pPrChange w:id="78" w:author="Microsoft account" w:date="2021-07-25T02:17:00Z">
                <w:pPr>
                  <w:jc w:val="center"/>
                </w:pPr>
              </w:pPrChange>
            </w:pPr>
          </w:p>
        </w:tc>
      </w:tr>
      <w:tr w:rsidR="000D7C2F" w:rsidRPr="009F29DC" w14:paraId="4F349B95" w14:textId="77777777" w:rsidTr="000D7C2F">
        <w:tc>
          <w:tcPr>
            <w:tcW w:w="1273" w:type="pct"/>
            <w:tcPrChange w:id="79" w:author="Microsoft account" w:date="2021-07-25T01:18:00Z">
              <w:tcPr>
                <w:tcW w:w="729" w:type="pct"/>
              </w:tcPr>
            </w:tcPrChange>
          </w:tcPr>
          <w:p w14:paraId="4F349B8C" w14:textId="77777777" w:rsidR="000D7C2F" w:rsidRPr="009F29DC" w:rsidRDefault="000D7C2F" w:rsidP="009F29DC">
            <w:pPr>
              <w:rPr>
                <w:rFonts w:ascii="Times New Roman" w:hAnsi="Times New Roman" w:cs="Times New Roman"/>
                <w:b/>
                <w:sz w:val="24"/>
                <w:szCs w:val="24"/>
              </w:rPr>
            </w:pPr>
            <w:r w:rsidRPr="009F29DC">
              <w:rPr>
                <w:rFonts w:ascii="Times New Roman" w:hAnsi="Times New Roman" w:cs="Times New Roman"/>
                <w:b/>
                <w:sz w:val="24"/>
                <w:szCs w:val="24"/>
              </w:rPr>
              <w:t>Practice</w:t>
            </w:r>
          </w:p>
        </w:tc>
        <w:tc>
          <w:tcPr>
            <w:tcW w:w="807" w:type="pct"/>
            <w:tcPrChange w:id="80" w:author="Microsoft account" w:date="2021-07-25T01:18:00Z">
              <w:tcPr>
                <w:tcW w:w="463" w:type="pct"/>
              </w:tcPr>
            </w:tcPrChange>
          </w:tcPr>
          <w:p w14:paraId="4F349B91" w14:textId="77777777" w:rsidR="000D7C2F" w:rsidRPr="009F29DC" w:rsidRDefault="000D7C2F" w:rsidP="009F29DC">
            <w:pPr>
              <w:jc w:val="center"/>
              <w:rPr>
                <w:rFonts w:ascii="Times New Roman" w:hAnsi="Times New Roman" w:cs="Times New Roman"/>
                <w:sz w:val="24"/>
                <w:szCs w:val="24"/>
              </w:rPr>
            </w:pPr>
            <w:r w:rsidRPr="009F29DC">
              <w:rPr>
                <w:rFonts w:ascii="Times New Roman" w:hAnsi="Times New Roman" w:cs="Times New Roman"/>
                <w:sz w:val="24"/>
                <w:szCs w:val="24"/>
              </w:rPr>
              <w:t>0.34</w:t>
            </w:r>
          </w:p>
        </w:tc>
        <w:tc>
          <w:tcPr>
            <w:tcW w:w="797" w:type="pct"/>
            <w:tcPrChange w:id="81" w:author="Microsoft account" w:date="2021-07-25T01:18:00Z">
              <w:tcPr>
                <w:tcW w:w="458" w:type="pct"/>
              </w:tcPr>
            </w:tcPrChange>
          </w:tcPr>
          <w:p w14:paraId="4F349B92" w14:textId="77777777" w:rsidR="000D7C2F" w:rsidRPr="009F29DC" w:rsidRDefault="000D7C2F" w:rsidP="009F29DC">
            <w:pPr>
              <w:jc w:val="center"/>
              <w:rPr>
                <w:rFonts w:ascii="Times New Roman" w:hAnsi="Times New Roman" w:cs="Times New Roman"/>
                <w:sz w:val="24"/>
                <w:szCs w:val="24"/>
                <w:rPrChange w:id="82" w:author="Microsoft account" w:date="2021-07-25T02:17:00Z">
                  <w:rPr>
                    <w:rFonts w:ascii="Times New Roman" w:hAnsi="Times New Roman" w:cs="Times New Roman"/>
                    <w:sz w:val="24"/>
                    <w:szCs w:val="24"/>
                  </w:rPr>
                </w:rPrChange>
              </w:rPr>
              <w:pPrChange w:id="83" w:author="Microsoft account" w:date="2021-07-25T02:17:00Z">
                <w:pPr>
                  <w:jc w:val="center"/>
                </w:pPr>
              </w:pPrChange>
            </w:pPr>
            <w:r w:rsidRPr="009F29DC">
              <w:rPr>
                <w:rFonts w:ascii="Times New Roman" w:hAnsi="Times New Roman" w:cs="Times New Roman"/>
                <w:sz w:val="24"/>
                <w:szCs w:val="24"/>
                <w:rPrChange w:id="84" w:author="Microsoft account" w:date="2021-07-25T02:17:00Z">
                  <w:rPr>
                    <w:rFonts w:ascii="Times New Roman" w:hAnsi="Times New Roman" w:cs="Times New Roman"/>
                    <w:sz w:val="24"/>
                    <w:szCs w:val="24"/>
                  </w:rPr>
                </w:rPrChange>
              </w:rPr>
              <w:t>0.48</w:t>
            </w:r>
          </w:p>
        </w:tc>
        <w:tc>
          <w:tcPr>
            <w:tcW w:w="789" w:type="pct"/>
            <w:tcPrChange w:id="85" w:author="Microsoft account" w:date="2021-07-25T01:18:00Z">
              <w:tcPr>
                <w:tcW w:w="453" w:type="pct"/>
              </w:tcPr>
            </w:tcPrChange>
          </w:tcPr>
          <w:p w14:paraId="4F349B93" w14:textId="77777777" w:rsidR="000D7C2F" w:rsidRPr="009F29DC" w:rsidRDefault="000D7C2F" w:rsidP="009F29DC">
            <w:pPr>
              <w:jc w:val="center"/>
              <w:rPr>
                <w:rFonts w:ascii="Times New Roman" w:hAnsi="Times New Roman" w:cs="Times New Roman"/>
                <w:sz w:val="24"/>
                <w:szCs w:val="24"/>
                <w:rPrChange w:id="86" w:author="Microsoft account" w:date="2021-07-25T02:17:00Z">
                  <w:rPr>
                    <w:rFonts w:ascii="Times New Roman" w:hAnsi="Times New Roman" w:cs="Times New Roman"/>
                    <w:sz w:val="24"/>
                    <w:szCs w:val="24"/>
                  </w:rPr>
                </w:rPrChange>
              </w:rPr>
              <w:pPrChange w:id="87" w:author="Microsoft account" w:date="2021-07-25T02:17:00Z">
                <w:pPr>
                  <w:jc w:val="center"/>
                </w:pPr>
              </w:pPrChange>
            </w:pPr>
            <w:r w:rsidRPr="009F29DC">
              <w:rPr>
                <w:rFonts w:ascii="Times New Roman" w:hAnsi="Times New Roman" w:cs="Times New Roman"/>
                <w:sz w:val="24"/>
                <w:szCs w:val="24"/>
                <w:rPrChange w:id="88" w:author="Microsoft account" w:date="2021-07-25T02:17:00Z">
                  <w:rPr>
                    <w:rFonts w:ascii="Times New Roman" w:hAnsi="Times New Roman" w:cs="Times New Roman"/>
                    <w:sz w:val="24"/>
                    <w:szCs w:val="24"/>
                  </w:rPr>
                </w:rPrChange>
              </w:rPr>
              <w:t>0.26-0.42</w:t>
            </w:r>
          </w:p>
        </w:tc>
        <w:tc>
          <w:tcPr>
            <w:tcW w:w="1335" w:type="pct"/>
            <w:tcPrChange w:id="89" w:author="Microsoft account" w:date="2021-07-25T01:18:00Z">
              <w:tcPr>
                <w:tcW w:w="767" w:type="pct"/>
              </w:tcPr>
            </w:tcPrChange>
          </w:tcPr>
          <w:p w14:paraId="4F349B94" w14:textId="77777777" w:rsidR="000D7C2F" w:rsidRPr="009F29DC" w:rsidRDefault="000D7C2F" w:rsidP="009F29DC">
            <w:pPr>
              <w:jc w:val="center"/>
              <w:rPr>
                <w:rFonts w:ascii="Times New Roman" w:hAnsi="Times New Roman" w:cs="Times New Roman"/>
                <w:sz w:val="24"/>
                <w:szCs w:val="24"/>
                <w:rPrChange w:id="90" w:author="Microsoft account" w:date="2021-07-25T02:17:00Z">
                  <w:rPr>
                    <w:rFonts w:ascii="Times New Roman" w:hAnsi="Times New Roman" w:cs="Times New Roman"/>
                    <w:sz w:val="24"/>
                    <w:szCs w:val="24"/>
                  </w:rPr>
                </w:rPrChange>
              </w:rPr>
              <w:pPrChange w:id="91" w:author="Microsoft account" w:date="2021-07-25T02:17:00Z">
                <w:pPr>
                  <w:jc w:val="center"/>
                </w:pPr>
              </w:pPrChange>
            </w:pPr>
          </w:p>
        </w:tc>
      </w:tr>
      <w:tr w:rsidR="000D7C2F" w:rsidRPr="009F29DC" w:rsidDel="000D7C2F" w14:paraId="4F349B9F" w14:textId="794733B8" w:rsidTr="000D7C2F">
        <w:trPr>
          <w:del w:id="92" w:author="Microsoft account" w:date="2021-07-25T01:18:00Z"/>
        </w:trPr>
        <w:tc>
          <w:tcPr>
            <w:tcW w:w="1273" w:type="pct"/>
            <w:tcPrChange w:id="93" w:author="Microsoft account" w:date="2021-07-25T01:18:00Z">
              <w:tcPr>
                <w:tcW w:w="729" w:type="pct"/>
              </w:tcPr>
            </w:tcPrChange>
          </w:tcPr>
          <w:p w14:paraId="4F349B96" w14:textId="255E6526" w:rsidR="000D7C2F" w:rsidRPr="009F29DC" w:rsidDel="000D7C2F" w:rsidRDefault="000D7C2F" w:rsidP="009F29DC">
            <w:pPr>
              <w:rPr>
                <w:del w:id="94" w:author="Microsoft account" w:date="2021-07-25T01:18:00Z"/>
                <w:rFonts w:ascii="Times New Roman" w:hAnsi="Times New Roman" w:cs="Times New Roman"/>
                <w:b/>
                <w:sz w:val="24"/>
                <w:szCs w:val="24"/>
              </w:rPr>
            </w:pPr>
            <w:del w:id="95" w:author="Microsoft account" w:date="2021-07-25T01:18:00Z">
              <w:r w:rsidRPr="009F29DC" w:rsidDel="000D7C2F">
                <w:rPr>
                  <w:rFonts w:ascii="Times New Roman" w:hAnsi="Times New Roman" w:cs="Times New Roman"/>
                  <w:b/>
                  <w:sz w:val="24"/>
                  <w:szCs w:val="24"/>
                </w:rPr>
                <w:delText xml:space="preserve">Age </w:delText>
              </w:r>
            </w:del>
          </w:p>
        </w:tc>
        <w:tc>
          <w:tcPr>
            <w:tcW w:w="807" w:type="pct"/>
            <w:tcPrChange w:id="96" w:author="Microsoft account" w:date="2021-07-25T01:18:00Z">
              <w:tcPr>
                <w:tcW w:w="463" w:type="pct"/>
              </w:tcPr>
            </w:tcPrChange>
          </w:tcPr>
          <w:p w14:paraId="4F349B9B" w14:textId="104724C0" w:rsidR="000D7C2F" w:rsidRPr="009F29DC" w:rsidDel="000D7C2F" w:rsidRDefault="000D7C2F" w:rsidP="009F29DC">
            <w:pPr>
              <w:jc w:val="center"/>
              <w:rPr>
                <w:del w:id="97" w:author="Microsoft account" w:date="2021-07-25T01:18:00Z"/>
                <w:rFonts w:ascii="Times New Roman" w:hAnsi="Times New Roman" w:cs="Times New Roman"/>
                <w:sz w:val="24"/>
                <w:szCs w:val="24"/>
              </w:rPr>
            </w:pPr>
            <w:del w:id="98" w:author="Microsoft account" w:date="2021-07-25T01:18:00Z">
              <w:r w:rsidRPr="009F29DC" w:rsidDel="000D7C2F">
                <w:rPr>
                  <w:rFonts w:ascii="Times New Roman" w:hAnsi="Times New Roman" w:cs="Times New Roman"/>
                  <w:sz w:val="24"/>
                  <w:szCs w:val="24"/>
                </w:rPr>
                <w:delText>-</w:delText>
              </w:r>
            </w:del>
          </w:p>
        </w:tc>
        <w:tc>
          <w:tcPr>
            <w:tcW w:w="797" w:type="pct"/>
            <w:tcPrChange w:id="99" w:author="Microsoft account" w:date="2021-07-25T01:18:00Z">
              <w:tcPr>
                <w:tcW w:w="458" w:type="pct"/>
              </w:tcPr>
            </w:tcPrChange>
          </w:tcPr>
          <w:p w14:paraId="4F349B9C" w14:textId="4D4BFC0F" w:rsidR="000D7C2F" w:rsidRPr="009F29DC" w:rsidDel="000D7C2F" w:rsidRDefault="000D7C2F" w:rsidP="009F29DC">
            <w:pPr>
              <w:jc w:val="center"/>
              <w:rPr>
                <w:del w:id="100" w:author="Microsoft account" w:date="2021-07-25T01:18:00Z"/>
                <w:rFonts w:ascii="Times New Roman" w:hAnsi="Times New Roman" w:cs="Times New Roman"/>
                <w:sz w:val="24"/>
                <w:szCs w:val="24"/>
                <w:rPrChange w:id="101" w:author="Microsoft account" w:date="2021-07-25T02:17:00Z">
                  <w:rPr>
                    <w:del w:id="102" w:author="Microsoft account" w:date="2021-07-25T01:18:00Z"/>
                    <w:rFonts w:ascii="Times New Roman" w:hAnsi="Times New Roman" w:cs="Times New Roman"/>
                    <w:sz w:val="24"/>
                    <w:szCs w:val="24"/>
                  </w:rPr>
                </w:rPrChange>
              </w:rPr>
              <w:pPrChange w:id="103" w:author="Microsoft account" w:date="2021-07-25T02:17:00Z">
                <w:pPr>
                  <w:jc w:val="center"/>
                </w:pPr>
              </w:pPrChange>
            </w:pPr>
            <w:del w:id="104" w:author="Microsoft account" w:date="2021-07-25T01:18:00Z">
              <w:r w:rsidRPr="009F29DC" w:rsidDel="000D7C2F">
                <w:rPr>
                  <w:rFonts w:ascii="Times New Roman" w:hAnsi="Times New Roman" w:cs="Times New Roman"/>
                  <w:sz w:val="24"/>
                  <w:szCs w:val="24"/>
                  <w:rPrChange w:id="105" w:author="Microsoft account" w:date="2021-07-25T02:17:00Z">
                    <w:rPr>
                      <w:rFonts w:ascii="Times New Roman" w:hAnsi="Times New Roman" w:cs="Times New Roman"/>
                      <w:sz w:val="24"/>
                      <w:szCs w:val="24"/>
                    </w:rPr>
                  </w:rPrChange>
                </w:rPr>
                <w:delText>-</w:delText>
              </w:r>
            </w:del>
          </w:p>
        </w:tc>
        <w:tc>
          <w:tcPr>
            <w:tcW w:w="789" w:type="pct"/>
            <w:tcPrChange w:id="106" w:author="Microsoft account" w:date="2021-07-25T01:18:00Z">
              <w:tcPr>
                <w:tcW w:w="453" w:type="pct"/>
              </w:tcPr>
            </w:tcPrChange>
          </w:tcPr>
          <w:p w14:paraId="4F349B9D" w14:textId="79190F68" w:rsidR="000D7C2F" w:rsidRPr="009F29DC" w:rsidDel="000D7C2F" w:rsidRDefault="000D7C2F" w:rsidP="009F29DC">
            <w:pPr>
              <w:jc w:val="center"/>
              <w:rPr>
                <w:del w:id="107" w:author="Microsoft account" w:date="2021-07-25T01:18:00Z"/>
                <w:rFonts w:ascii="Times New Roman" w:hAnsi="Times New Roman" w:cs="Times New Roman"/>
                <w:sz w:val="24"/>
                <w:szCs w:val="24"/>
                <w:rPrChange w:id="108" w:author="Microsoft account" w:date="2021-07-25T02:17:00Z">
                  <w:rPr>
                    <w:del w:id="109" w:author="Microsoft account" w:date="2021-07-25T01:18:00Z"/>
                    <w:rFonts w:ascii="Times New Roman" w:hAnsi="Times New Roman" w:cs="Times New Roman"/>
                    <w:sz w:val="24"/>
                    <w:szCs w:val="24"/>
                  </w:rPr>
                </w:rPrChange>
              </w:rPr>
              <w:pPrChange w:id="110" w:author="Microsoft account" w:date="2021-07-25T02:17:00Z">
                <w:pPr>
                  <w:jc w:val="center"/>
                </w:pPr>
              </w:pPrChange>
            </w:pPr>
            <w:del w:id="111" w:author="Microsoft account" w:date="2021-07-25T01:18:00Z">
              <w:r w:rsidRPr="009F29DC" w:rsidDel="000D7C2F">
                <w:rPr>
                  <w:rFonts w:ascii="Times New Roman" w:hAnsi="Times New Roman" w:cs="Times New Roman"/>
                  <w:sz w:val="24"/>
                  <w:szCs w:val="24"/>
                  <w:rPrChange w:id="112" w:author="Microsoft account" w:date="2021-07-25T02:17:00Z">
                    <w:rPr>
                      <w:rFonts w:ascii="Times New Roman" w:hAnsi="Times New Roman" w:cs="Times New Roman"/>
                      <w:sz w:val="24"/>
                      <w:szCs w:val="24"/>
                    </w:rPr>
                  </w:rPrChange>
                </w:rPr>
                <w:delText>-</w:delText>
              </w:r>
            </w:del>
          </w:p>
        </w:tc>
        <w:tc>
          <w:tcPr>
            <w:tcW w:w="1335" w:type="pct"/>
            <w:tcPrChange w:id="113" w:author="Microsoft account" w:date="2021-07-25T01:18:00Z">
              <w:tcPr>
                <w:tcW w:w="767" w:type="pct"/>
              </w:tcPr>
            </w:tcPrChange>
          </w:tcPr>
          <w:p w14:paraId="4F349B9E" w14:textId="51710E87" w:rsidR="000D7C2F" w:rsidRPr="009F29DC" w:rsidDel="000D7C2F" w:rsidRDefault="000D7C2F" w:rsidP="009F29DC">
            <w:pPr>
              <w:jc w:val="center"/>
              <w:rPr>
                <w:del w:id="114" w:author="Microsoft account" w:date="2021-07-25T01:18:00Z"/>
                <w:rFonts w:ascii="Times New Roman" w:hAnsi="Times New Roman" w:cs="Times New Roman"/>
                <w:sz w:val="24"/>
                <w:szCs w:val="24"/>
                <w:rPrChange w:id="115" w:author="Microsoft account" w:date="2021-07-25T02:17:00Z">
                  <w:rPr>
                    <w:del w:id="116" w:author="Microsoft account" w:date="2021-07-25T01:18:00Z"/>
                    <w:rFonts w:ascii="Times New Roman" w:hAnsi="Times New Roman" w:cs="Times New Roman"/>
                    <w:sz w:val="24"/>
                    <w:szCs w:val="24"/>
                  </w:rPr>
                </w:rPrChange>
              </w:rPr>
              <w:pPrChange w:id="117" w:author="Microsoft account" w:date="2021-07-25T02:17:00Z">
                <w:pPr>
                  <w:jc w:val="center"/>
                </w:pPr>
              </w:pPrChange>
            </w:pPr>
          </w:p>
        </w:tc>
      </w:tr>
      <w:tr w:rsidR="000D7C2F" w:rsidRPr="009F29DC" w:rsidDel="000D7C2F" w14:paraId="4F349BA9" w14:textId="1AF321E9" w:rsidTr="000D7C2F">
        <w:trPr>
          <w:del w:id="118" w:author="Microsoft account" w:date="2021-07-25T01:18:00Z"/>
        </w:trPr>
        <w:tc>
          <w:tcPr>
            <w:tcW w:w="1273" w:type="pct"/>
            <w:tcPrChange w:id="119" w:author="Microsoft account" w:date="2021-07-25T01:18:00Z">
              <w:tcPr>
                <w:tcW w:w="729" w:type="pct"/>
              </w:tcPr>
            </w:tcPrChange>
          </w:tcPr>
          <w:p w14:paraId="4F349BA0" w14:textId="5670E16B" w:rsidR="000D7C2F" w:rsidRPr="009F29DC" w:rsidDel="000D7C2F" w:rsidRDefault="000D7C2F" w:rsidP="009F29DC">
            <w:pPr>
              <w:rPr>
                <w:del w:id="120" w:author="Microsoft account" w:date="2021-07-25T01:18:00Z"/>
                <w:rFonts w:ascii="Times New Roman" w:hAnsi="Times New Roman" w:cs="Times New Roman"/>
                <w:b/>
                <w:sz w:val="24"/>
                <w:szCs w:val="24"/>
              </w:rPr>
            </w:pPr>
            <w:del w:id="121" w:author="Microsoft account" w:date="2021-07-25T01:18:00Z">
              <w:r w:rsidRPr="009F29DC" w:rsidDel="000D7C2F">
                <w:rPr>
                  <w:rFonts w:ascii="Times New Roman" w:hAnsi="Times New Roman" w:cs="Times New Roman"/>
                  <w:b/>
                  <w:sz w:val="24"/>
                  <w:szCs w:val="24"/>
                </w:rPr>
                <w:delText>Education</w:delText>
              </w:r>
            </w:del>
          </w:p>
        </w:tc>
        <w:tc>
          <w:tcPr>
            <w:tcW w:w="807" w:type="pct"/>
            <w:tcPrChange w:id="122" w:author="Microsoft account" w:date="2021-07-25T01:18:00Z">
              <w:tcPr>
                <w:tcW w:w="463" w:type="pct"/>
              </w:tcPr>
            </w:tcPrChange>
          </w:tcPr>
          <w:p w14:paraId="4F349BA5" w14:textId="511284BF" w:rsidR="000D7C2F" w:rsidRPr="009F29DC" w:rsidDel="000D7C2F" w:rsidRDefault="000D7C2F" w:rsidP="009F29DC">
            <w:pPr>
              <w:jc w:val="center"/>
              <w:rPr>
                <w:del w:id="123" w:author="Microsoft account" w:date="2021-07-25T01:18:00Z"/>
                <w:rFonts w:ascii="Times New Roman" w:hAnsi="Times New Roman" w:cs="Times New Roman"/>
                <w:sz w:val="24"/>
                <w:szCs w:val="24"/>
              </w:rPr>
            </w:pPr>
            <w:del w:id="124" w:author="Microsoft account" w:date="2021-07-25T01:18:00Z">
              <w:r w:rsidRPr="009F29DC" w:rsidDel="000D7C2F">
                <w:rPr>
                  <w:rFonts w:ascii="Times New Roman" w:hAnsi="Times New Roman" w:cs="Times New Roman"/>
                  <w:sz w:val="24"/>
                  <w:szCs w:val="24"/>
                </w:rPr>
                <w:delText>-</w:delText>
              </w:r>
            </w:del>
          </w:p>
        </w:tc>
        <w:tc>
          <w:tcPr>
            <w:tcW w:w="797" w:type="pct"/>
            <w:tcPrChange w:id="125" w:author="Microsoft account" w:date="2021-07-25T01:18:00Z">
              <w:tcPr>
                <w:tcW w:w="458" w:type="pct"/>
              </w:tcPr>
            </w:tcPrChange>
          </w:tcPr>
          <w:p w14:paraId="4F349BA6" w14:textId="71986A8A" w:rsidR="000D7C2F" w:rsidRPr="009F29DC" w:rsidDel="000D7C2F" w:rsidRDefault="000D7C2F" w:rsidP="009F29DC">
            <w:pPr>
              <w:jc w:val="center"/>
              <w:rPr>
                <w:del w:id="126" w:author="Microsoft account" w:date="2021-07-25T01:18:00Z"/>
                <w:rFonts w:ascii="Times New Roman" w:hAnsi="Times New Roman" w:cs="Times New Roman"/>
                <w:sz w:val="24"/>
                <w:szCs w:val="24"/>
                <w:rPrChange w:id="127" w:author="Microsoft account" w:date="2021-07-25T02:17:00Z">
                  <w:rPr>
                    <w:del w:id="128" w:author="Microsoft account" w:date="2021-07-25T01:18:00Z"/>
                    <w:rFonts w:ascii="Times New Roman" w:hAnsi="Times New Roman" w:cs="Times New Roman"/>
                    <w:sz w:val="24"/>
                    <w:szCs w:val="24"/>
                  </w:rPr>
                </w:rPrChange>
              </w:rPr>
              <w:pPrChange w:id="129" w:author="Microsoft account" w:date="2021-07-25T02:17:00Z">
                <w:pPr>
                  <w:jc w:val="center"/>
                </w:pPr>
              </w:pPrChange>
            </w:pPr>
            <w:del w:id="130" w:author="Microsoft account" w:date="2021-07-25T01:18:00Z">
              <w:r w:rsidRPr="009F29DC" w:rsidDel="000D7C2F">
                <w:rPr>
                  <w:rFonts w:ascii="Times New Roman" w:hAnsi="Times New Roman" w:cs="Times New Roman"/>
                  <w:sz w:val="24"/>
                  <w:szCs w:val="24"/>
                  <w:rPrChange w:id="131" w:author="Microsoft account" w:date="2021-07-25T02:17:00Z">
                    <w:rPr>
                      <w:rFonts w:ascii="Times New Roman" w:hAnsi="Times New Roman" w:cs="Times New Roman"/>
                      <w:sz w:val="24"/>
                      <w:szCs w:val="24"/>
                    </w:rPr>
                  </w:rPrChange>
                </w:rPr>
                <w:delText>-</w:delText>
              </w:r>
            </w:del>
          </w:p>
        </w:tc>
        <w:tc>
          <w:tcPr>
            <w:tcW w:w="789" w:type="pct"/>
            <w:tcPrChange w:id="132" w:author="Microsoft account" w:date="2021-07-25T01:18:00Z">
              <w:tcPr>
                <w:tcW w:w="453" w:type="pct"/>
              </w:tcPr>
            </w:tcPrChange>
          </w:tcPr>
          <w:p w14:paraId="4F349BA7" w14:textId="415F58DA" w:rsidR="000D7C2F" w:rsidRPr="009F29DC" w:rsidDel="000D7C2F" w:rsidRDefault="000D7C2F" w:rsidP="009F29DC">
            <w:pPr>
              <w:jc w:val="center"/>
              <w:rPr>
                <w:del w:id="133" w:author="Microsoft account" w:date="2021-07-25T01:18:00Z"/>
                <w:rFonts w:ascii="Times New Roman" w:hAnsi="Times New Roman" w:cs="Times New Roman"/>
                <w:sz w:val="24"/>
                <w:szCs w:val="24"/>
                <w:rPrChange w:id="134" w:author="Microsoft account" w:date="2021-07-25T02:17:00Z">
                  <w:rPr>
                    <w:del w:id="135" w:author="Microsoft account" w:date="2021-07-25T01:18:00Z"/>
                    <w:rFonts w:ascii="Times New Roman" w:hAnsi="Times New Roman" w:cs="Times New Roman"/>
                    <w:sz w:val="24"/>
                    <w:szCs w:val="24"/>
                  </w:rPr>
                </w:rPrChange>
              </w:rPr>
              <w:pPrChange w:id="136" w:author="Microsoft account" w:date="2021-07-25T02:17:00Z">
                <w:pPr>
                  <w:jc w:val="center"/>
                </w:pPr>
              </w:pPrChange>
            </w:pPr>
            <w:del w:id="137" w:author="Microsoft account" w:date="2021-07-25T01:18:00Z">
              <w:r w:rsidRPr="009F29DC" w:rsidDel="000D7C2F">
                <w:rPr>
                  <w:rFonts w:ascii="Times New Roman" w:hAnsi="Times New Roman" w:cs="Times New Roman"/>
                  <w:sz w:val="24"/>
                  <w:szCs w:val="24"/>
                  <w:rPrChange w:id="138" w:author="Microsoft account" w:date="2021-07-25T02:17:00Z">
                    <w:rPr>
                      <w:rFonts w:ascii="Times New Roman" w:hAnsi="Times New Roman" w:cs="Times New Roman"/>
                      <w:sz w:val="24"/>
                      <w:szCs w:val="24"/>
                    </w:rPr>
                  </w:rPrChange>
                </w:rPr>
                <w:delText>-</w:delText>
              </w:r>
            </w:del>
          </w:p>
        </w:tc>
        <w:tc>
          <w:tcPr>
            <w:tcW w:w="1335" w:type="pct"/>
            <w:tcPrChange w:id="139" w:author="Microsoft account" w:date="2021-07-25T01:18:00Z">
              <w:tcPr>
                <w:tcW w:w="767" w:type="pct"/>
              </w:tcPr>
            </w:tcPrChange>
          </w:tcPr>
          <w:p w14:paraId="4F349BA8" w14:textId="01E074F2" w:rsidR="000D7C2F" w:rsidRPr="009F29DC" w:rsidDel="000D7C2F" w:rsidRDefault="000D7C2F" w:rsidP="009F29DC">
            <w:pPr>
              <w:jc w:val="center"/>
              <w:rPr>
                <w:del w:id="140" w:author="Microsoft account" w:date="2021-07-25T01:18:00Z"/>
                <w:rFonts w:ascii="Times New Roman" w:hAnsi="Times New Roman" w:cs="Times New Roman"/>
                <w:sz w:val="24"/>
                <w:szCs w:val="24"/>
                <w:rPrChange w:id="141" w:author="Microsoft account" w:date="2021-07-25T02:17:00Z">
                  <w:rPr>
                    <w:del w:id="142" w:author="Microsoft account" w:date="2021-07-25T01:18:00Z"/>
                    <w:rFonts w:ascii="Times New Roman" w:hAnsi="Times New Roman" w:cs="Times New Roman"/>
                    <w:sz w:val="24"/>
                    <w:szCs w:val="24"/>
                  </w:rPr>
                </w:rPrChange>
              </w:rPr>
              <w:pPrChange w:id="143" w:author="Microsoft account" w:date="2021-07-25T02:17:00Z">
                <w:pPr>
                  <w:jc w:val="center"/>
                </w:pPr>
              </w:pPrChange>
            </w:pPr>
          </w:p>
        </w:tc>
      </w:tr>
    </w:tbl>
    <w:p w14:paraId="4F349BAA" w14:textId="375D2C36" w:rsidR="00631D2B" w:rsidDel="009F29DC" w:rsidRDefault="00631D2B" w:rsidP="009F29DC">
      <w:pPr>
        <w:spacing w:after="0" w:line="240" w:lineRule="auto"/>
        <w:rPr>
          <w:del w:id="144" w:author="Microsoft account" w:date="2021-07-25T02:16:00Z"/>
          <w:rFonts w:ascii="Times New Roman" w:hAnsi="Times New Roman" w:cs="Times New Roman"/>
          <w:sz w:val="24"/>
          <w:szCs w:val="24"/>
        </w:rPr>
        <w:pPrChange w:id="145" w:author="Microsoft account" w:date="2021-07-25T02:17:00Z">
          <w:pPr/>
        </w:pPrChange>
      </w:pPr>
    </w:p>
    <w:p w14:paraId="6FB96375" w14:textId="77777777" w:rsidR="009F29DC" w:rsidRPr="009F29DC" w:rsidRDefault="009F29DC" w:rsidP="009F29DC">
      <w:pPr>
        <w:spacing w:after="0" w:line="240" w:lineRule="auto"/>
        <w:rPr>
          <w:ins w:id="146" w:author="Microsoft account" w:date="2021-07-25T02:17:00Z"/>
          <w:rFonts w:ascii="Times New Roman" w:hAnsi="Times New Roman" w:cs="Times New Roman"/>
          <w:sz w:val="24"/>
          <w:szCs w:val="24"/>
        </w:rPr>
        <w:pPrChange w:id="147" w:author="Microsoft account" w:date="2021-07-25T02:17:00Z">
          <w:pPr/>
        </w:pPrChange>
      </w:pPr>
    </w:p>
    <w:p w14:paraId="4F349BAB" w14:textId="77777777" w:rsidR="00DA7074" w:rsidDel="009F29DC" w:rsidRDefault="00DA7074" w:rsidP="009F29DC">
      <w:pPr>
        <w:spacing w:after="0" w:line="240" w:lineRule="auto"/>
        <w:rPr>
          <w:del w:id="148" w:author="Microsoft account" w:date="2021-07-25T01:19:00Z"/>
          <w:rFonts w:ascii="Times New Roman" w:hAnsi="Times New Roman" w:cs="Times New Roman"/>
          <w:sz w:val="24"/>
          <w:szCs w:val="24"/>
        </w:rPr>
        <w:pPrChange w:id="149" w:author="Microsoft account" w:date="2021-07-25T02:17:00Z">
          <w:pPr/>
        </w:pPrChange>
      </w:pPr>
      <w:r w:rsidRPr="009F29DC">
        <w:rPr>
          <w:rFonts w:ascii="Times New Roman" w:hAnsi="Times New Roman" w:cs="Times New Roman"/>
          <w:sz w:val="24"/>
          <w:szCs w:val="24"/>
        </w:rPr>
        <w:t>A high level for alpha may mean that the items in the test are highly correlated. However, α is also sensitive to</w:t>
      </w:r>
      <w:r w:rsidRPr="009F29DC">
        <w:rPr>
          <w:rFonts w:ascii="Times New Roman" w:hAnsi="Times New Roman" w:cs="Times New Roman"/>
          <w:sz w:val="24"/>
          <w:szCs w:val="24"/>
          <w:rPrChange w:id="150" w:author="Microsoft account" w:date="2021-07-25T02:17:00Z">
            <w:rPr>
              <w:rFonts w:ascii="Times New Roman" w:hAnsi="Times New Roman" w:cs="Times New Roman"/>
              <w:sz w:val="24"/>
              <w:szCs w:val="24"/>
            </w:rPr>
          </w:rPrChange>
        </w:rPr>
        <w:t xml:space="preserve"> the number of items in a test. A larger number of items can result in a larger α, and a smaller number of items in a smaller α. If alpha is high, this may mean redundant questions (i.e. they’re asking the same thing). A low value for alpha may mean that there aren’t enough questions on the test. Adding more relevant items to the test can increase alpha.</w:t>
      </w:r>
    </w:p>
    <w:p w14:paraId="362983D4" w14:textId="77777777" w:rsidR="009F29DC" w:rsidRPr="009F29DC" w:rsidRDefault="009F29DC" w:rsidP="009F29DC">
      <w:pPr>
        <w:spacing w:after="0" w:line="240" w:lineRule="auto"/>
        <w:rPr>
          <w:ins w:id="151" w:author="Microsoft account" w:date="2021-07-25T02:17:00Z"/>
          <w:rFonts w:ascii="Times New Roman" w:hAnsi="Times New Roman" w:cs="Times New Roman"/>
          <w:sz w:val="24"/>
          <w:szCs w:val="24"/>
        </w:rPr>
        <w:pPrChange w:id="152" w:author="Microsoft account" w:date="2021-07-25T02:17:00Z">
          <w:pPr/>
        </w:pPrChange>
      </w:pPr>
    </w:p>
    <w:p w14:paraId="4F349BAC" w14:textId="77777777" w:rsidR="00DA7074" w:rsidRPr="009F29DC" w:rsidRDefault="00DA7074" w:rsidP="009F29DC">
      <w:pPr>
        <w:spacing w:after="0" w:line="240" w:lineRule="auto"/>
        <w:rPr>
          <w:rFonts w:ascii="Times New Roman" w:hAnsi="Times New Roman" w:cs="Times New Roman"/>
          <w:sz w:val="24"/>
          <w:szCs w:val="24"/>
        </w:rPr>
        <w:pPrChange w:id="153" w:author="Microsoft account" w:date="2021-07-25T02:17:00Z">
          <w:pPr/>
        </w:pPrChange>
      </w:pPr>
    </w:p>
    <w:tbl>
      <w:tblPr>
        <w:tblStyle w:val="TableGrid"/>
        <w:tblW w:w="0" w:type="auto"/>
        <w:tblLook w:val="04A0" w:firstRow="1" w:lastRow="0" w:firstColumn="1" w:lastColumn="0" w:noHBand="0" w:noVBand="1"/>
      </w:tblPr>
      <w:tblGrid>
        <w:gridCol w:w="9350"/>
      </w:tblGrid>
      <w:tr w:rsidR="00C51A07" w:rsidRPr="009F29DC" w:rsidDel="000D7C2F" w14:paraId="4F349BAE" w14:textId="26EF0070" w:rsidTr="00C51A07">
        <w:trPr>
          <w:del w:id="154" w:author="Microsoft account" w:date="2021-07-25T01:18:00Z"/>
        </w:trPr>
        <w:tc>
          <w:tcPr>
            <w:tcW w:w="9350" w:type="dxa"/>
          </w:tcPr>
          <w:p w14:paraId="4F349BAD" w14:textId="5777F5E1" w:rsidR="00C51A07" w:rsidRPr="009F29DC" w:rsidDel="000D7C2F" w:rsidRDefault="008A7398" w:rsidP="009F29DC">
            <w:pPr>
              <w:jc w:val="center"/>
              <w:rPr>
                <w:del w:id="155" w:author="Microsoft account" w:date="2021-07-25T01:18:00Z"/>
                <w:rFonts w:ascii="Times New Roman" w:hAnsi="Times New Roman" w:cs="Times New Roman"/>
                <w:sz w:val="24"/>
                <w:szCs w:val="24"/>
              </w:rPr>
            </w:pPr>
            <w:del w:id="156" w:author="Microsoft account" w:date="2021-07-25T01:18:00Z">
              <w:r w:rsidRPr="009F29DC" w:rsidDel="000D7C2F">
                <w:rPr>
                  <w:rFonts w:ascii="Times New Roman" w:hAnsi="Times New Roman" w:cs="Times New Roman"/>
                  <w:noProof/>
                  <w:sz w:val="24"/>
                  <w:szCs w:val="24"/>
                  <w:lang w:bidi="bn-IN"/>
                </w:rPr>
                <w:drawing>
                  <wp:inline distT="0" distB="0" distL="0" distR="0" wp14:anchorId="4F349C5F" wp14:editId="4F349C60">
                    <wp:extent cx="5784850" cy="3376930"/>
                    <wp:effectExtent l="0" t="0" r="6350" b="0"/>
                    <wp:docPr id="1" name="Picture 1" descr="E:\ResearchProject\Sorowar Sir\reblooddonationmanuscriptstatisticalanalysis\Rplot0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Project\Sorowar Sir\reblooddonationmanuscriptstatisticalanalysis\Rplot05.tif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850" cy="3376930"/>
                            </a:xfrm>
                            <a:prstGeom prst="rect">
                              <a:avLst/>
                            </a:prstGeom>
                            <a:noFill/>
                            <a:ln>
                              <a:noFill/>
                            </a:ln>
                          </pic:spPr>
                        </pic:pic>
                      </a:graphicData>
                    </a:graphic>
                  </wp:inline>
                </w:drawing>
              </w:r>
            </w:del>
          </w:p>
        </w:tc>
      </w:tr>
      <w:tr w:rsidR="00C51A07" w:rsidRPr="009F29DC" w:rsidDel="000D7C2F" w14:paraId="4F349BB0" w14:textId="121DB611" w:rsidTr="00C51A07">
        <w:trPr>
          <w:del w:id="157" w:author="Microsoft account" w:date="2021-07-25T01:18:00Z"/>
        </w:trPr>
        <w:tc>
          <w:tcPr>
            <w:tcW w:w="9350" w:type="dxa"/>
          </w:tcPr>
          <w:p w14:paraId="4F349BAF" w14:textId="4844CA9D" w:rsidR="00C51A07" w:rsidRPr="009F29DC" w:rsidDel="000D7C2F" w:rsidRDefault="005B7B7D" w:rsidP="009F29DC">
            <w:pPr>
              <w:rPr>
                <w:del w:id="158" w:author="Microsoft account" w:date="2021-07-25T01:18:00Z"/>
                <w:rFonts w:ascii="Times New Roman" w:hAnsi="Times New Roman" w:cs="Times New Roman"/>
                <w:b/>
                <w:sz w:val="24"/>
                <w:szCs w:val="24"/>
              </w:rPr>
            </w:pPr>
            <w:del w:id="159" w:author="Microsoft account" w:date="2021-07-25T01:18:00Z">
              <w:r w:rsidRPr="009F29DC" w:rsidDel="000D7C2F">
                <w:rPr>
                  <w:rFonts w:ascii="Times New Roman" w:hAnsi="Times New Roman" w:cs="Times New Roman"/>
                  <w:b/>
                  <w:sz w:val="24"/>
                  <w:szCs w:val="24"/>
                </w:rPr>
                <w:delText xml:space="preserve">Figure 1. </w:delText>
              </w:r>
              <w:r w:rsidR="00CB4702" w:rsidRPr="009F29DC" w:rsidDel="000D7C2F">
                <w:rPr>
                  <w:rFonts w:ascii="Times New Roman" w:hAnsi="Times New Roman" w:cs="Times New Roman"/>
                  <w:b/>
                  <w:sz w:val="24"/>
                  <w:szCs w:val="24"/>
                </w:rPr>
                <w:delText>Scree plot with % of explained variance</w:delText>
              </w:r>
            </w:del>
          </w:p>
        </w:tc>
      </w:tr>
    </w:tbl>
    <w:p w14:paraId="4F349BB1" w14:textId="18DE532A" w:rsidR="0009745C" w:rsidRPr="009F29DC" w:rsidDel="000D7C2F" w:rsidRDefault="0009745C" w:rsidP="009F29DC">
      <w:pPr>
        <w:spacing w:after="0" w:line="240" w:lineRule="auto"/>
        <w:rPr>
          <w:del w:id="160" w:author="Microsoft account" w:date="2021-07-25T01:18:00Z"/>
          <w:rFonts w:ascii="Times New Roman" w:hAnsi="Times New Roman" w:cs="Times New Roman"/>
          <w:sz w:val="24"/>
          <w:szCs w:val="24"/>
        </w:rPr>
        <w:pPrChange w:id="161" w:author="Microsoft account" w:date="2021-07-25T02:17:00Z">
          <w:pPr/>
        </w:pPrChange>
      </w:pPr>
    </w:p>
    <w:p w14:paraId="4F349BB2" w14:textId="24293373" w:rsidR="00B01A37" w:rsidRPr="009F29DC" w:rsidDel="000D7C2F" w:rsidRDefault="00B01A37" w:rsidP="009F29DC">
      <w:pPr>
        <w:spacing w:after="0" w:line="240" w:lineRule="auto"/>
        <w:rPr>
          <w:del w:id="162" w:author="Microsoft account" w:date="2021-07-25T01:19:00Z"/>
          <w:rFonts w:ascii="Times New Roman" w:hAnsi="Times New Roman" w:cs="Times New Roman"/>
          <w:sz w:val="24"/>
          <w:szCs w:val="24"/>
          <w:rPrChange w:id="163" w:author="Microsoft account" w:date="2021-07-25T02:17:00Z">
            <w:rPr>
              <w:del w:id="164" w:author="Microsoft account" w:date="2021-07-25T01:19:00Z"/>
              <w:rFonts w:ascii="Times New Roman" w:hAnsi="Times New Roman" w:cs="Times New Roman"/>
              <w:sz w:val="24"/>
              <w:szCs w:val="24"/>
            </w:rPr>
          </w:rPrChange>
        </w:rPr>
        <w:pPrChange w:id="165" w:author="Microsoft account" w:date="2021-07-25T02:17:00Z">
          <w:pPr/>
        </w:pPrChange>
      </w:pPr>
    </w:p>
    <w:p w14:paraId="4F349BB3" w14:textId="77777777" w:rsidR="005B7B7D" w:rsidRPr="009F29DC" w:rsidRDefault="005B7B7D" w:rsidP="009F29DC">
      <w:pPr>
        <w:spacing w:after="0" w:line="240" w:lineRule="auto"/>
        <w:rPr>
          <w:rFonts w:ascii="Times New Roman" w:hAnsi="Times New Roman" w:cs="Times New Roman"/>
          <w:b/>
          <w:sz w:val="24"/>
          <w:szCs w:val="24"/>
          <w:rPrChange w:id="166" w:author="Microsoft account" w:date="2021-07-25T02:17:00Z">
            <w:rPr>
              <w:rFonts w:ascii="Times New Roman" w:hAnsi="Times New Roman" w:cs="Times New Roman"/>
              <w:b/>
              <w:sz w:val="24"/>
              <w:szCs w:val="24"/>
            </w:rPr>
          </w:rPrChange>
        </w:rPr>
        <w:pPrChange w:id="167" w:author="Microsoft account" w:date="2021-07-25T02:17:00Z">
          <w:pPr/>
        </w:pPrChange>
      </w:pPr>
      <w:r w:rsidRPr="009F29DC">
        <w:rPr>
          <w:rFonts w:ascii="Times New Roman" w:hAnsi="Times New Roman" w:cs="Times New Roman"/>
          <w:b/>
          <w:sz w:val="24"/>
          <w:szCs w:val="24"/>
          <w:rPrChange w:id="168" w:author="Microsoft account" w:date="2021-07-25T02:17:00Z">
            <w:rPr>
              <w:rFonts w:ascii="Times New Roman" w:hAnsi="Times New Roman" w:cs="Times New Roman"/>
              <w:b/>
              <w:sz w:val="24"/>
              <w:szCs w:val="24"/>
            </w:rPr>
          </w:rPrChange>
        </w:rPr>
        <w:t xml:space="preserve">Table 2. </w:t>
      </w:r>
      <w:r w:rsidR="00484ACE" w:rsidRPr="009F29DC">
        <w:rPr>
          <w:rFonts w:ascii="Times New Roman" w:hAnsi="Times New Roman" w:cs="Times New Roman"/>
          <w:b/>
          <w:sz w:val="24"/>
          <w:szCs w:val="24"/>
          <w:rPrChange w:id="169" w:author="Microsoft account" w:date="2021-07-25T02:17:00Z">
            <w:rPr>
              <w:rFonts w:ascii="Times New Roman" w:hAnsi="Times New Roman" w:cs="Times New Roman"/>
              <w:b/>
              <w:sz w:val="24"/>
              <w:szCs w:val="24"/>
            </w:rPr>
          </w:rPrChange>
        </w:rPr>
        <w:t>Eigenvalues and proportion of variance</w:t>
      </w:r>
    </w:p>
    <w:tbl>
      <w:tblPr>
        <w:tblStyle w:val="TableGrid"/>
        <w:tblW w:w="5000" w:type="pct"/>
        <w:tblLook w:val="04A0" w:firstRow="1" w:lastRow="0" w:firstColumn="1" w:lastColumn="0" w:noHBand="0" w:noVBand="1"/>
        <w:tblPrChange w:id="170" w:author="Microsoft account" w:date="2021-07-25T01:27:00Z">
          <w:tblPr>
            <w:tblStyle w:val="TableGrid"/>
            <w:tblW w:w="0" w:type="auto"/>
            <w:tblLook w:val="04A0" w:firstRow="1" w:lastRow="0" w:firstColumn="1" w:lastColumn="0" w:noHBand="0" w:noVBand="1"/>
          </w:tblPr>
        </w:tblPrChange>
      </w:tblPr>
      <w:tblGrid>
        <w:gridCol w:w="2337"/>
        <w:gridCol w:w="2337"/>
        <w:gridCol w:w="2338"/>
        <w:gridCol w:w="2338"/>
        <w:tblGridChange w:id="171">
          <w:tblGrid>
            <w:gridCol w:w="1559"/>
            <w:gridCol w:w="1559"/>
            <w:gridCol w:w="1558"/>
            <w:gridCol w:w="1558"/>
          </w:tblGrid>
        </w:tblGridChange>
      </w:tblGrid>
      <w:tr w:rsidR="000D7C2F" w:rsidRPr="009F29DC" w14:paraId="4F349BBA" w14:textId="77777777" w:rsidTr="000D7C2F">
        <w:tc>
          <w:tcPr>
            <w:tcW w:w="1250" w:type="pct"/>
            <w:tcPrChange w:id="172" w:author="Microsoft account" w:date="2021-07-25T01:27:00Z">
              <w:tcPr>
                <w:tcW w:w="1559" w:type="dxa"/>
              </w:tcPr>
            </w:tcPrChange>
          </w:tcPr>
          <w:p w14:paraId="4F349BB4" w14:textId="77777777" w:rsidR="000D7C2F" w:rsidRPr="009F29DC" w:rsidRDefault="000D7C2F" w:rsidP="009F29DC">
            <w:pPr>
              <w:rPr>
                <w:rFonts w:ascii="Times New Roman" w:hAnsi="Times New Roman" w:cs="Times New Roman"/>
                <w:sz w:val="24"/>
                <w:szCs w:val="24"/>
                <w:rPrChange w:id="173" w:author="Microsoft account" w:date="2021-07-25T02:17:00Z">
                  <w:rPr>
                    <w:rFonts w:ascii="Times New Roman" w:hAnsi="Times New Roman" w:cs="Times New Roman"/>
                    <w:sz w:val="24"/>
                    <w:szCs w:val="24"/>
                  </w:rPr>
                </w:rPrChange>
              </w:rPr>
            </w:pPr>
          </w:p>
        </w:tc>
        <w:tc>
          <w:tcPr>
            <w:tcW w:w="1250" w:type="pct"/>
            <w:tcPrChange w:id="174" w:author="Microsoft account" w:date="2021-07-25T01:27:00Z">
              <w:tcPr>
                <w:tcW w:w="1559" w:type="dxa"/>
              </w:tcPr>
            </w:tcPrChange>
          </w:tcPr>
          <w:p w14:paraId="4F349BB5" w14:textId="77777777" w:rsidR="000D7C2F" w:rsidRPr="009F29DC" w:rsidRDefault="000D7C2F" w:rsidP="009F29DC">
            <w:pPr>
              <w:rPr>
                <w:rFonts w:ascii="Times New Roman" w:hAnsi="Times New Roman" w:cs="Times New Roman"/>
                <w:b/>
                <w:sz w:val="24"/>
                <w:szCs w:val="24"/>
                <w:rPrChange w:id="175" w:author="Microsoft account" w:date="2021-07-25T02:17:00Z">
                  <w:rPr>
                    <w:rFonts w:ascii="Times New Roman" w:hAnsi="Times New Roman" w:cs="Times New Roman"/>
                    <w:b/>
                    <w:sz w:val="24"/>
                    <w:szCs w:val="24"/>
                  </w:rPr>
                </w:rPrChange>
              </w:rPr>
              <w:pPrChange w:id="176" w:author="Microsoft account" w:date="2021-07-25T02:17:00Z">
                <w:pPr/>
              </w:pPrChange>
            </w:pPr>
            <w:r w:rsidRPr="009F29DC">
              <w:rPr>
                <w:rFonts w:ascii="Times New Roman" w:hAnsi="Times New Roman" w:cs="Times New Roman"/>
                <w:b/>
                <w:sz w:val="24"/>
                <w:szCs w:val="24"/>
                <w:rPrChange w:id="177" w:author="Microsoft account" w:date="2021-07-25T02:17:00Z">
                  <w:rPr>
                    <w:rFonts w:ascii="Times New Roman" w:hAnsi="Times New Roman" w:cs="Times New Roman"/>
                    <w:b/>
                    <w:sz w:val="24"/>
                    <w:szCs w:val="24"/>
                  </w:rPr>
                </w:rPrChange>
              </w:rPr>
              <w:t>PC1</w:t>
            </w:r>
          </w:p>
        </w:tc>
        <w:tc>
          <w:tcPr>
            <w:tcW w:w="1250" w:type="pct"/>
            <w:tcPrChange w:id="178" w:author="Microsoft account" w:date="2021-07-25T01:27:00Z">
              <w:tcPr>
                <w:tcW w:w="1558" w:type="dxa"/>
              </w:tcPr>
            </w:tcPrChange>
          </w:tcPr>
          <w:p w14:paraId="4F349BB6" w14:textId="77777777" w:rsidR="000D7C2F" w:rsidRPr="009F29DC" w:rsidRDefault="000D7C2F" w:rsidP="009F29DC">
            <w:pPr>
              <w:rPr>
                <w:rFonts w:ascii="Times New Roman" w:hAnsi="Times New Roman" w:cs="Times New Roman"/>
                <w:b/>
                <w:sz w:val="24"/>
                <w:szCs w:val="24"/>
                <w:rPrChange w:id="179" w:author="Microsoft account" w:date="2021-07-25T02:17:00Z">
                  <w:rPr>
                    <w:rFonts w:ascii="Times New Roman" w:hAnsi="Times New Roman" w:cs="Times New Roman"/>
                    <w:b/>
                    <w:sz w:val="24"/>
                    <w:szCs w:val="24"/>
                  </w:rPr>
                </w:rPrChange>
              </w:rPr>
              <w:pPrChange w:id="180" w:author="Microsoft account" w:date="2021-07-25T02:17:00Z">
                <w:pPr/>
              </w:pPrChange>
            </w:pPr>
            <w:r w:rsidRPr="009F29DC">
              <w:rPr>
                <w:rFonts w:ascii="Times New Roman" w:hAnsi="Times New Roman" w:cs="Times New Roman"/>
                <w:b/>
                <w:sz w:val="24"/>
                <w:szCs w:val="24"/>
                <w:rPrChange w:id="181" w:author="Microsoft account" w:date="2021-07-25T02:17:00Z">
                  <w:rPr>
                    <w:rFonts w:ascii="Times New Roman" w:hAnsi="Times New Roman" w:cs="Times New Roman"/>
                    <w:b/>
                    <w:sz w:val="24"/>
                    <w:szCs w:val="24"/>
                  </w:rPr>
                </w:rPrChange>
              </w:rPr>
              <w:t>PC2</w:t>
            </w:r>
          </w:p>
        </w:tc>
        <w:tc>
          <w:tcPr>
            <w:tcW w:w="1250" w:type="pct"/>
            <w:tcPrChange w:id="182" w:author="Microsoft account" w:date="2021-07-25T01:27:00Z">
              <w:tcPr>
                <w:tcW w:w="1558" w:type="dxa"/>
              </w:tcPr>
            </w:tcPrChange>
          </w:tcPr>
          <w:p w14:paraId="4F349BB7" w14:textId="77777777" w:rsidR="000D7C2F" w:rsidRPr="009F29DC" w:rsidRDefault="000D7C2F" w:rsidP="009F29DC">
            <w:pPr>
              <w:rPr>
                <w:rFonts w:ascii="Times New Roman" w:hAnsi="Times New Roman" w:cs="Times New Roman"/>
                <w:b/>
                <w:sz w:val="24"/>
                <w:szCs w:val="24"/>
                <w:rPrChange w:id="183" w:author="Microsoft account" w:date="2021-07-25T02:17:00Z">
                  <w:rPr>
                    <w:rFonts w:ascii="Times New Roman" w:hAnsi="Times New Roman" w:cs="Times New Roman"/>
                    <w:b/>
                    <w:sz w:val="24"/>
                    <w:szCs w:val="24"/>
                  </w:rPr>
                </w:rPrChange>
              </w:rPr>
              <w:pPrChange w:id="184" w:author="Microsoft account" w:date="2021-07-25T02:17:00Z">
                <w:pPr/>
              </w:pPrChange>
            </w:pPr>
            <w:r w:rsidRPr="009F29DC">
              <w:rPr>
                <w:rFonts w:ascii="Times New Roman" w:hAnsi="Times New Roman" w:cs="Times New Roman"/>
                <w:b/>
                <w:sz w:val="24"/>
                <w:szCs w:val="24"/>
                <w:rPrChange w:id="185" w:author="Microsoft account" w:date="2021-07-25T02:17:00Z">
                  <w:rPr>
                    <w:rFonts w:ascii="Times New Roman" w:hAnsi="Times New Roman" w:cs="Times New Roman"/>
                    <w:b/>
                    <w:sz w:val="24"/>
                    <w:szCs w:val="24"/>
                  </w:rPr>
                </w:rPrChange>
              </w:rPr>
              <w:t>PC3</w:t>
            </w:r>
          </w:p>
        </w:tc>
      </w:tr>
      <w:tr w:rsidR="000D7C2F" w:rsidRPr="009F29DC" w14:paraId="4F349BC1" w14:textId="77777777" w:rsidTr="000D7C2F">
        <w:tc>
          <w:tcPr>
            <w:tcW w:w="1250" w:type="pct"/>
            <w:tcPrChange w:id="186" w:author="Microsoft account" w:date="2021-07-25T01:27:00Z">
              <w:tcPr>
                <w:tcW w:w="1559" w:type="dxa"/>
              </w:tcPr>
            </w:tcPrChange>
          </w:tcPr>
          <w:p w14:paraId="4F349BBB" w14:textId="77777777" w:rsidR="000D7C2F" w:rsidRPr="009F29DC" w:rsidRDefault="000D7C2F" w:rsidP="009F29DC">
            <w:pPr>
              <w:rPr>
                <w:rFonts w:ascii="Times New Roman" w:hAnsi="Times New Roman" w:cs="Times New Roman"/>
                <w:b/>
                <w:sz w:val="24"/>
                <w:szCs w:val="24"/>
                <w:rPrChange w:id="187" w:author="Microsoft account" w:date="2021-07-25T02:17:00Z">
                  <w:rPr>
                    <w:rFonts w:ascii="Times New Roman" w:hAnsi="Times New Roman" w:cs="Times New Roman"/>
                    <w:b/>
                    <w:sz w:val="24"/>
                    <w:szCs w:val="24"/>
                  </w:rPr>
                </w:rPrChange>
              </w:rPr>
            </w:pPr>
            <w:r w:rsidRPr="009F29DC">
              <w:rPr>
                <w:rFonts w:ascii="Times New Roman" w:hAnsi="Times New Roman" w:cs="Times New Roman"/>
                <w:b/>
                <w:sz w:val="24"/>
                <w:szCs w:val="24"/>
              </w:rPr>
              <w:t>Proportion of variance</w:t>
            </w:r>
          </w:p>
        </w:tc>
        <w:tc>
          <w:tcPr>
            <w:tcW w:w="1250" w:type="pct"/>
            <w:tcPrChange w:id="188" w:author="Microsoft account" w:date="2021-07-25T01:27:00Z">
              <w:tcPr>
                <w:tcW w:w="1559" w:type="dxa"/>
              </w:tcPr>
            </w:tcPrChange>
          </w:tcPr>
          <w:p w14:paraId="4F349BBC" w14:textId="0D4A01C4" w:rsidR="000D7C2F" w:rsidRPr="009F29DC" w:rsidRDefault="00995D93" w:rsidP="009F29DC">
            <w:pPr>
              <w:rPr>
                <w:rFonts w:ascii="Times New Roman" w:hAnsi="Times New Roman" w:cs="Times New Roman"/>
                <w:sz w:val="24"/>
                <w:szCs w:val="24"/>
                <w:rPrChange w:id="189" w:author="Microsoft account" w:date="2021-07-25T02:17:00Z">
                  <w:rPr>
                    <w:rFonts w:ascii="Times New Roman" w:hAnsi="Times New Roman" w:cs="Times New Roman"/>
                    <w:sz w:val="24"/>
                    <w:szCs w:val="24"/>
                  </w:rPr>
                </w:rPrChange>
              </w:rPr>
              <w:pPrChange w:id="190" w:author="Microsoft account" w:date="2021-07-25T02:17:00Z">
                <w:pPr/>
              </w:pPrChange>
            </w:pPr>
            <w:ins w:id="191" w:author="Microsoft account" w:date="2021-07-25T01:28:00Z">
              <w:r w:rsidRPr="009F29DC">
                <w:rPr>
                  <w:rFonts w:ascii="Times New Roman" w:hAnsi="Times New Roman" w:cs="Times New Roman"/>
                  <w:sz w:val="24"/>
                  <w:szCs w:val="24"/>
                  <w:rPrChange w:id="192" w:author="Microsoft account" w:date="2021-07-25T02:17:00Z">
                    <w:rPr>
                      <w:rFonts w:ascii="Times New Roman" w:hAnsi="Times New Roman" w:cs="Times New Roman"/>
                      <w:sz w:val="24"/>
                      <w:szCs w:val="24"/>
                    </w:rPr>
                  </w:rPrChange>
                </w:rPr>
                <w:t>44.15</w:t>
              </w:r>
            </w:ins>
            <w:del w:id="193" w:author="Microsoft account" w:date="2021-07-25T01:28:00Z">
              <w:r w:rsidR="000D7C2F" w:rsidRPr="009F29DC" w:rsidDel="00995D93">
                <w:rPr>
                  <w:rFonts w:ascii="Times New Roman" w:hAnsi="Times New Roman" w:cs="Times New Roman"/>
                  <w:sz w:val="24"/>
                  <w:szCs w:val="24"/>
                  <w:rPrChange w:id="194" w:author="Microsoft account" w:date="2021-07-25T02:17:00Z">
                    <w:rPr>
                      <w:rFonts w:ascii="Times New Roman" w:hAnsi="Times New Roman" w:cs="Times New Roman"/>
                      <w:sz w:val="24"/>
                      <w:szCs w:val="24"/>
                    </w:rPr>
                  </w:rPrChange>
                </w:rPr>
                <w:delText>34.67</w:delText>
              </w:r>
            </w:del>
            <w:r w:rsidR="000D7C2F" w:rsidRPr="009F29DC">
              <w:rPr>
                <w:rFonts w:ascii="Times New Roman" w:hAnsi="Times New Roman" w:cs="Times New Roman"/>
                <w:sz w:val="24"/>
                <w:szCs w:val="24"/>
                <w:rPrChange w:id="195" w:author="Microsoft account" w:date="2021-07-25T02:17:00Z">
                  <w:rPr>
                    <w:rFonts w:ascii="Times New Roman" w:hAnsi="Times New Roman" w:cs="Times New Roman"/>
                    <w:sz w:val="24"/>
                    <w:szCs w:val="24"/>
                  </w:rPr>
                </w:rPrChange>
              </w:rPr>
              <w:t>%</w:t>
            </w:r>
          </w:p>
        </w:tc>
        <w:tc>
          <w:tcPr>
            <w:tcW w:w="1250" w:type="pct"/>
            <w:tcPrChange w:id="196" w:author="Microsoft account" w:date="2021-07-25T01:27:00Z">
              <w:tcPr>
                <w:tcW w:w="1558" w:type="dxa"/>
              </w:tcPr>
            </w:tcPrChange>
          </w:tcPr>
          <w:p w14:paraId="4F349BBD" w14:textId="6B326796" w:rsidR="000D7C2F" w:rsidRPr="009F29DC" w:rsidRDefault="00995D93" w:rsidP="009F29DC">
            <w:pPr>
              <w:rPr>
                <w:rFonts w:ascii="Times New Roman" w:hAnsi="Times New Roman" w:cs="Times New Roman"/>
                <w:sz w:val="24"/>
                <w:szCs w:val="24"/>
                <w:rPrChange w:id="197" w:author="Microsoft account" w:date="2021-07-25T02:17:00Z">
                  <w:rPr>
                    <w:rFonts w:ascii="Times New Roman" w:hAnsi="Times New Roman" w:cs="Times New Roman"/>
                    <w:sz w:val="24"/>
                    <w:szCs w:val="24"/>
                  </w:rPr>
                </w:rPrChange>
              </w:rPr>
              <w:pPrChange w:id="198" w:author="Microsoft account" w:date="2021-07-25T02:17:00Z">
                <w:pPr/>
              </w:pPrChange>
            </w:pPr>
            <w:ins w:id="199" w:author="Microsoft account" w:date="2021-07-25T01:29:00Z">
              <w:r w:rsidRPr="009F29DC">
                <w:rPr>
                  <w:rFonts w:ascii="Times New Roman" w:hAnsi="Times New Roman" w:cs="Times New Roman"/>
                  <w:sz w:val="24"/>
                  <w:szCs w:val="24"/>
                  <w:rPrChange w:id="200" w:author="Microsoft account" w:date="2021-07-25T02:17:00Z">
                    <w:rPr>
                      <w:rFonts w:ascii="Times New Roman" w:hAnsi="Times New Roman" w:cs="Times New Roman"/>
                      <w:sz w:val="24"/>
                      <w:szCs w:val="24"/>
                    </w:rPr>
                  </w:rPrChange>
                </w:rPr>
                <w:t>33.26</w:t>
              </w:r>
            </w:ins>
            <w:del w:id="201" w:author="Microsoft account" w:date="2021-07-25T01:29:00Z">
              <w:r w:rsidR="000D7C2F" w:rsidRPr="009F29DC" w:rsidDel="00995D93">
                <w:rPr>
                  <w:rFonts w:ascii="Times New Roman" w:hAnsi="Times New Roman" w:cs="Times New Roman"/>
                  <w:sz w:val="24"/>
                  <w:szCs w:val="24"/>
                  <w:rPrChange w:id="202" w:author="Microsoft account" w:date="2021-07-25T02:17:00Z">
                    <w:rPr>
                      <w:rFonts w:ascii="Times New Roman" w:hAnsi="Times New Roman" w:cs="Times New Roman"/>
                      <w:sz w:val="24"/>
                      <w:szCs w:val="24"/>
                    </w:rPr>
                  </w:rPrChange>
                </w:rPr>
                <w:delText>24.06</w:delText>
              </w:r>
            </w:del>
            <w:r w:rsidR="000D7C2F" w:rsidRPr="009F29DC">
              <w:rPr>
                <w:rFonts w:ascii="Times New Roman" w:hAnsi="Times New Roman" w:cs="Times New Roman"/>
                <w:sz w:val="24"/>
                <w:szCs w:val="24"/>
                <w:rPrChange w:id="203" w:author="Microsoft account" w:date="2021-07-25T02:17:00Z">
                  <w:rPr>
                    <w:rFonts w:ascii="Times New Roman" w:hAnsi="Times New Roman" w:cs="Times New Roman"/>
                    <w:sz w:val="24"/>
                    <w:szCs w:val="24"/>
                  </w:rPr>
                </w:rPrChange>
              </w:rPr>
              <w:t>%</w:t>
            </w:r>
          </w:p>
        </w:tc>
        <w:tc>
          <w:tcPr>
            <w:tcW w:w="1250" w:type="pct"/>
            <w:tcPrChange w:id="204" w:author="Microsoft account" w:date="2021-07-25T01:27:00Z">
              <w:tcPr>
                <w:tcW w:w="1558" w:type="dxa"/>
              </w:tcPr>
            </w:tcPrChange>
          </w:tcPr>
          <w:p w14:paraId="4F349BBE" w14:textId="07BCC5DB" w:rsidR="000D7C2F" w:rsidRPr="009F29DC" w:rsidRDefault="00995D93" w:rsidP="009F29DC">
            <w:pPr>
              <w:rPr>
                <w:rFonts w:ascii="Times New Roman" w:hAnsi="Times New Roman" w:cs="Times New Roman"/>
                <w:sz w:val="24"/>
                <w:szCs w:val="24"/>
                <w:rPrChange w:id="205" w:author="Microsoft account" w:date="2021-07-25T02:17:00Z">
                  <w:rPr>
                    <w:rFonts w:ascii="Times New Roman" w:hAnsi="Times New Roman" w:cs="Times New Roman"/>
                    <w:sz w:val="24"/>
                    <w:szCs w:val="24"/>
                  </w:rPr>
                </w:rPrChange>
              </w:rPr>
              <w:pPrChange w:id="206" w:author="Microsoft account" w:date="2021-07-25T02:17:00Z">
                <w:pPr/>
              </w:pPrChange>
            </w:pPr>
            <w:ins w:id="207" w:author="Microsoft account" w:date="2021-07-25T01:29:00Z">
              <w:r w:rsidRPr="009F29DC">
                <w:rPr>
                  <w:rFonts w:ascii="Times New Roman" w:hAnsi="Times New Roman" w:cs="Times New Roman"/>
                  <w:sz w:val="24"/>
                  <w:szCs w:val="24"/>
                  <w:rPrChange w:id="208" w:author="Microsoft account" w:date="2021-07-25T02:17:00Z">
                    <w:rPr>
                      <w:rFonts w:ascii="Times New Roman" w:hAnsi="Times New Roman" w:cs="Times New Roman"/>
                      <w:sz w:val="24"/>
                      <w:szCs w:val="24"/>
                    </w:rPr>
                  </w:rPrChange>
                </w:rPr>
                <w:t>22.58</w:t>
              </w:r>
            </w:ins>
            <w:del w:id="209" w:author="Microsoft account" w:date="2021-07-25T01:29:00Z">
              <w:r w:rsidR="000D7C2F" w:rsidRPr="009F29DC" w:rsidDel="00995D93">
                <w:rPr>
                  <w:rFonts w:ascii="Times New Roman" w:hAnsi="Times New Roman" w:cs="Times New Roman"/>
                  <w:sz w:val="24"/>
                  <w:szCs w:val="24"/>
                  <w:rPrChange w:id="210" w:author="Microsoft account" w:date="2021-07-25T02:17:00Z">
                    <w:rPr>
                      <w:rFonts w:ascii="Times New Roman" w:hAnsi="Times New Roman" w:cs="Times New Roman"/>
                      <w:sz w:val="24"/>
                      <w:szCs w:val="24"/>
                    </w:rPr>
                  </w:rPrChange>
                </w:rPr>
                <w:delText>19.58</w:delText>
              </w:r>
            </w:del>
            <w:r w:rsidR="000D7C2F" w:rsidRPr="009F29DC">
              <w:rPr>
                <w:rFonts w:ascii="Times New Roman" w:hAnsi="Times New Roman" w:cs="Times New Roman"/>
                <w:sz w:val="24"/>
                <w:szCs w:val="24"/>
                <w:rPrChange w:id="211" w:author="Microsoft account" w:date="2021-07-25T02:17:00Z">
                  <w:rPr>
                    <w:rFonts w:ascii="Times New Roman" w:hAnsi="Times New Roman" w:cs="Times New Roman"/>
                    <w:sz w:val="24"/>
                    <w:szCs w:val="24"/>
                  </w:rPr>
                </w:rPrChange>
              </w:rPr>
              <w:t>%</w:t>
            </w:r>
          </w:p>
        </w:tc>
      </w:tr>
      <w:tr w:rsidR="000D7C2F" w:rsidRPr="009F29DC" w14:paraId="4F349BC8" w14:textId="77777777" w:rsidTr="000D7C2F">
        <w:tc>
          <w:tcPr>
            <w:tcW w:w="1250" w:type="pct"/>
            <w:tcPrChange w:id="212" w:author="Microsoft account" w:date="2021-07-25T01:27:00Z">
              <w:tcPr>
                <w:tcW w:w="1559" w:type="dxa"/>
              </w:tcPr>
            </w:tcPrChange>
          </w:tcPr>
          <w:p w14:paraId="4F349BC2" w14:textId="77777777" w:rsidR="000D7C2F" w:rsidRPr="009F29DC" w:rsidRDefault="000D7C2F" w:rsidP="009F29DC">
            <w:pPr>
              <w:rPr>
                <w:rFonts w:ascii="Times New Roman" w:hAnsi="Times New Roman" w:cs="Times New Roman"/>
                <w:b/>
                <w:sz w:val="24"/>
                <w:szCs w:val="24"/>
                <w:rPrChange w:id="213" w:author="Microsoft account" w:date="2021-07-25T02:17:00Z">
                  <w:rPr>
                    <w:rFonts w:ascii="Times New Roman" w:hAnsi="Times New Roman" w:cs="Times New Roman"/>
                    <w:b/>
                    <w:sz w:val="24"/>
                    <w:szCs w:val="24"/>
                  </w:rPr>
                </w:rPrChange>
              </w:rPr>
            </w:pPr>
            <w:r w:rsidRPr="009F29DC">
              <w:rPr>
                <w:rFonts w:ascii="Times New Roman" w:hAnsi="Times New Roman" w:cs="Times New Roman"/>
                <w:b/>
                <w:sz w:val="24"/>
                <w:szCs w:val="24"/>
              </w:rPr>
              <w:t>Cumulative proportion</w:t>
            </w:r>
          </w:p>
        </w:tc>
        <w:tc>
          <w:tcPr>
            <w:tcW w:w="1250" w:type="pct"/>
            <w:tcPrChange w:id="214" w:author="Microsoft account" w:date="2021-07-25T01:27:00Z">
              <w:tcPr>
                <w:tcW w:w="1559" w:type="dxa"/>
              </w:tcPr>
            </w:tcPrChange>
          </w:tcPr>
          <w:p w14:paraId="4F349BC3" w14:textId="57523B34" w:rsidR="000D7C2F" w:rsidRPr="009F29DC" w:rsidRDefault="00CE48F0" w:rsidP="009F29DC">
            <w:pPr>
              <w:rPr>
                <w:rFonts w:ascii="Times New Roman" w:hAnsi="Times New Roman" w:cs="Times New Roman"/>
                <w:sz w:val="24"/>
                <w:szCs w:val="24"/>
                <w:rPrChange w:id="215" w:author="Microsoft account" w:date="2021-07-25T02:17:00Z">
                  <w:rPr>
                    <w:rFonts w:ascii="Times New Roman" w:hAnsi="Times New Roman" w:cs="Times New Roman"/>
                    <w:sz w:val="24"/>
                    <w:szCs w:val="24"/>
                  </w:rPr>
                </w:rPrChange>
              </w:rPr>
              <w:pPrChange w:id="216" w:author="Microsoft account" w:date="2021-07-25T02:17:00Z">
                <w:pPr/>
              </w:pPrChange>
            </w:pPr>
            <w:ins w:id="217" w:author="Microsoft account" w:date="2021-07-25T01:29:00Z">
              <w:r w:rsidRPr="009F29DC">
                <w:rPr>
                  <w:rFonts w:ascii="Times New Roman" w:hAnsi="Times New Roman" w:cs="Times New Roman"/>
                  <w:sz w:val="24"/>
                  <w:szCs w:val="24"/>
                  <w:rPrChange w:id="218" w:author="Microsoft account" w:date="2021-07-25T02:17:00Z">
                    <w:rPr>
                      <w:rFonts w:ascii="Times New Roman" w:hAnsi="Times New Roman" w:cs="Times New Roman"/>
                      <w:sz w:val="24"/>
                      <w:szCs w:val="24"/>
                    </w:rPr>
                  </w:rPrChange>
                </w:rPr>
                <w:t>44.15</w:t>
              </w:r>
            </w:ins>
            <w:del w:id="219" w:author="Microsoft account" w:date="2021-07-25T01:29:00Z">
              <w:r w:rsidR="000D7C2F" w:rsidRPr="009F29DC" w:rsidDel="00CE48F0">
                <w:rPr>
                  <w:rFonts w:ascii="Times New Roman" w:hAnsi="Times New Roman" w:cs="Times New Roman"/>
                  <w:sz w:val="24"/>
                  <w:szCs w:val="24"/>
                  <w:rPrChange w:id="220" w:author="Microsoft account" w:date="2021-07-25T02:17:00Z">
                    <w:rPr>
                      <w:rFonts w:ascii="Times New Roman" w:hAnsi="Times New Roman" w:cs="Times New Roman"/>
                      <w:sz w:val="24"/>
                      <w:szCs w:val="24"/>
                    </w:rPr>
                  </w:rPrChange>
                </w:rPr>
                <w:delText>34.67</w:delText>
              </w:r>
            </w:del>
            <w:r w:rsidR="000D7C2F" w:rsidRPr="009F29DC">
              <w:rPr>
                <w:rFonts w:ascii="Times New Roman" w:hAnsi="Times New Roman" w:cs="Times New Roman"/>
                <w:sz w:val="24"/>
                <w:szCs w:val="24"/>
                <w:rPrChange w:id="221" w:author="Microsoft account" w:date="2021-07-25T02:17:00Z">
                  <w:rPr>
                    <w:rFonts w:ascii="Times New Roman" w:hAnsi="Times New Roman" w:cs="Times New Roman"/>
                    <w:sz w:val="24"/>
                    <w:szCs w:val="24"/>
                  </w:rPr>
                </w:rPrChange>
              </w:rPr>
              <w:t>%</w:t>
            </w:r>
          </w:p>
        </w:tc>
        <w:tc>
          <w:tcPr>
            <w:tcW w:w="1250" w:type="pct"/>
            <w:tcPrChange w:id="222" w:author="Microsoft account" w:date="2021-07-25T01:27:00Z">
              <w:tcPr>
                <w:tcW w:w="1558" w:type="dxa"/>
              </w:tcPr>
            </w:tcPrChange>
          </w:tcPr>
          <w:p w14:paraId="4F349BC4" w14:textId="08B60DBD" w:rsidR="000D7C2F" w:rsidRPr="009F29DC" w:rsidRDefault="00CE48F0" w:rsidP="009F29DC">
            <w:pPr>
              <w:rPr>
                <w:rFonts w:ascii="Times New Roman" w:hAnsi="Times New Roman" w:cs="Times New Roman"/>
                <w:sz w:val="24"/>
                <w:szCs w:val="24"/>
                <w:rPrChange w:id="223" w:author="Microsoft account" w:date="2021-07-25T02:17:00Z">
                  <w:rPr>
                    <w:rFonts w:ascii="Times New Roman" w:hAnsi="Times New Roman" w:cs="Times New Roman"/>
                    <w:sz w:val="24"/>
                    <w:szCs w:val="24"/>
                  </w:rPr>
                </w:rPrChange>
              </w:rPr>
              <w:pPrChange w:id="224" w:author="Microsoft account" w:date="2021-07-25T02:17:00Z">
                <w:pPr/>
              </w:pPrChange>
            </w:pPr>
            <w:ins w:id="225" w:author="Microsoft account" w:date="2021-07-25T01:29:00Z">
              <w:r w:rsidRPr="009F29DC">
                <w:rPr>
                  <w:rFonts w:ascii="Times New Roman" w:hAnsi="Times New Roman" w:cs="Times New Roman"/>
                  <w:sz w:val="24"/>
                  <w:szCs w:val="24"/>
                  <w:rPrChange w:id="226" w:author="Microsoft account" w:date="2021-07-25T02:17:00Z">
                    <w:rPr>
                      <w:rFonts w:ascii="Times New Roman" w:hAnsi="Times New Roman" w:cs="Times New Roman"/>
                      <w:sz w:val="24"/>
                      <w:szCs w:val="24"/>
                    </w:rPr>
                  </w:rPrChange>
                </w:rPr>
                <w:t>77.42</w:t>
              </w:r>
            </w:ins>
            <w:del w:id="227" w:author="Microsoft account" w:date="2021-07-25T01:29:00Z">
              <w:r w:rsidR="000D7C2F" w:rsidRPr="009F29DC" w:rsidDel="00CE48F0">
                <w:rPr>
                  <w:rFonts w:ascii="Times New Roman" w:hAnsi="Times New Roman" w:cs="Times New Roman"/>
                  <w:sz w:val="24"/>
                  <w:szCs w:val="24"/>
                  <w:rPrChange w:id="228" w:author="Microsoft account" w:date="2021-07-25T02:17:00Z">
                    <w:rPr>
                      <w:rFonts w:ascii="Times New Roman" w:hAnsi="Times New Roman" w:cs="Times New Roman"/>
                      <w:sz w:val="24"/>
                      <w:szCs w:val="24"/>
                    </w:rPr>
                  </w:rPrChange>
                </w:rPr>
                <w:delText>58.73</w:delText>
              </w:r>
            </w:del>
            <w:r w:rsidR="000D7C2F" w:rsidRPr="009F29DC">
              <w:rPr>
                <w:rFonts w:ascii="Times New Roman" w:hAnsi="Times New Roman" w:cs="Times New Roman"/>
                <w:sz w:val="24"/>
                <w:szCs w:val="24"/>
                <w:rPrChange w:id="229" w:author="Microsoft account" w:date="2021-07-25T02:17:00Z">
                  <w:rPr>
                    <w:rFonts w:ascii="Times New Roman" w:hAnsi="Times New Roman" w:cs="Times New Roman"/>
                    <w:sz w:val="24"/>
                    <w:szCs w:val="24"/>
                  </w:rPr>
                </w:rPrChange>
              </w:rPr>
              <w:t>%</w:t>
            </w:r>
          </w:p>
        </w:tc>
        <w:tc>
          <w:tcPr>
            <w:tcW w:w="1250" w:type="pct"/>
            <w:tcPrChange w:id="230" w:author="Microsoft account" w:date="2021-07-25T01:27:00Z">
              <w:tcPr>
                <w:tcW w:w="1558" w:type="dxa"/>
              </w:tcPr>
            </w:tcPrChange>
          </w:tcPr>
          <w:p w14:paraId="4F349BC5" w14:textId="4B39C8F3" w:rsidR="000D7C2F" w:rsidRPr="009F29DC" w:rsidRDefault="00CE48F0" w:rsidP="009F29DC">
            <w:pPr>
              <w:rPr>
                <w:rFonts w:ascii="Times New Roman" w:hAnsi="Times New Roman" w:cs="Times New Roman"/>
                <w:sz w:val="24"/>
                <w:szCs w:val="24"/>
                <w:rPrChange w:id="231" w:author="Microsoft account" w:date="2021-07-25T02:17:00Z">
                  <w:rPr>
                    <w:rFonts w:ascii="Times New Roman" w:hAnsi="Times New Roman" w:cs="Times New Roman"/>
                    <w:sz w:val="24"/>
                    <w:szCs w:val="24"/>
                  </w:rPr>
                </w:rPrChange>
              </w:rPr>
              <w:pPrChange w:id="232" w:author="Microsoft account" w:date="2021-07-25T02:17:00Z">
                <w:pPr/>
              </w:pPrChange>
            </w:pPr>
            <w:ins w:id="233" w:author="Microsoft account" w:date="2021-07-25T01:29:00Z">
              <w:r w:rsidRPr="009F29DC">
                <w:rPr>
                  <w:rFonts w:ascii="Times New Roman" w:hAnsi="Times New Roman" w:cs="Times New Roman"/>
                  <w:sz w:val="24"/>
                  <w:szCs w:val="24"/>
                  <w:rPrChange w:id="234" w:author="Microsoft account" w:date="2021-07-25T02:17:00Z">
                    <w:rPr>
                      <w:rFonts w:ascii="Times New Roman" w:hAnsi="Times New Roman" w:cs="Times New Roman"/>
                      <w:sz w:val="24"/>
                      <w:szCs w:val="24"/>
                    </w:rPr>
                  </w:rPrChange>
                </w:rPr>
                <w:t>100</w:t>
              </w:r>
            </w:ins>
            <w:del w:id="235" w:author="Microsoft account" w:date="2021-07-25T01:29:00Z">
              <w:r w:rsidR="000D7C2F" w:rsidRPr="009F29DC" w:rsidDel="00CE48F0">
                <w:rPr>
                  <w:rFonts w:ascii="Times New Roman" w:hAnsi="Times New Roman" w:cs="Times New Roman"/>
                  <w:sz w:val="24"/>
                  <w:szCs w:val="24"/>
                  <w:rPrChange w:id="236" w:author="Microsoft account" w:date="2021-07-25T02:17:00Z">
                    <w:rPr>
                      <w:rFonts w:ascii="Times New Roman" w:hAnsi="Times New Roman" w:cs="Times New Roman"/>
                      <w:sz w:val="24"/>
                      <w:szCs w:val="24"/>
                    </w:rPr>
                  </w:rPrChange>
                </w:rPr>
                <w:delText>78.31</w:delText>
              </w:r>
            </w:del>
            <w:r w:rsidR="000D7C2F" w:rsidRPr="009F29DC">
              <w:rPr>
                <w:rFonts w:ascii="Times New Roman" w:hAnsi="Times New Roman" w:cs="Times New Roman"/>
                <w:sz w:val="24"/>
                <w:szCs w:val="24"/>
                <w:rPrChange w:id="237" w:author="Microsoft account" w:date="2021-07-25T02:17:00Z">
                  <w:rPr>
                    <w:rFonts w:ascii="Times New Roman" w:hAnsi="Times New Roman" w:cs="Times New Roman"/>
                    <w:sz w:val="24"/>
                    <w:szCs w:val="24"/>
                  </w:rPr>
                </w:rPrChange>
              </w:rPr>
              <w:t>%</w:t>
            </w:r>
          </w:p>
        </w:tc>
      </w:tr>
      <w:tr w:rsidR="000D7C2F" w:rsidRPr="009F29DC" w14:paraId="4F349BCF" w14:textId="77777777" w:rsidTr="000D7C2F">
        <w:tc>
          <w:tcPr>
            <w:tcW w:w="1250" w:type="pct"/>
            <w:tcPrChange w:id="238" w:author="Microsoft account" w:date="2021-07-25T01:27:00Z">
              <w:tcPr>
                <w:tcW w:w="1559" w:type="dxa"/>
              </w:tcPr>
            </w:tcPrChange>
          </w:tcPr>
          <w:p w14:paraId="4F349BC9" w14:textId="77777777" w:rsidR="000D7C2F" w:rsidRPr="009F29DC" w:rsidRDefault="000D7C2F" w:rsidP="009F29DC">
            <w:pPr>
              <w:rPr>
                <w:rFonts w:ascii="Times New Roman" w:hAnsi="Times New Roman" w:cs="Times New Roman"/>
                <w:b/>
                <w:sz w:val="24"/>
                <w:szCs w:val="24"/>
              </w:rPr>
            </w:pPr>
            <w:r w:rsidRPr="009F29DC">
              <w:rPr>
                <w:rFonts w:ascii="Times New Roman" w:hAnsi="Times New Roman" w:cs="Times New Roman"/>
                <w:b/>
                <w:sz w:val="24"/>
                <w:szCs w:val="24"/>
              </w:rPr>
              <w:t>Eigen Value</w:t>
            </w:r>
          </w:p>
        </w:tc>
        <w:tc>
          <w:tcPr>
            <w:tcW w:w="1250" w:type="pct"/>
            <w:tcPrChange w:id="239" w:author="Microsoft account" w:date="2021-07-25T01:27:00Z">
              <w:tcPr>
                <w:tcW w:w="1559" w:type="dxa"/>
              </w:tcPr>
            </w:tcPrChange>
          </w:tcPr>
          <w:p w14:paraId="4F349BCA" w14:textId="227675E3" w:rsidR="000D7C2F" w:rsidRPr="009F29DC" w:rsidRDefault="000D7C2F" w:rsidP="009F29DC">
            <w:pPr>
              <w:rPr>
                <w:rFonts w:ascii="Times New Roman" w:hAnsi="Times New Roman" w:cs="Times New Roman"/>
                <w:sz w:val="24"/>
                <w:szCs w:val="24"/>
                <w:rPrChange w:id="240" w:author="Microsoft account" w:date="2021-07-25T02:17:00Z">
                  <w:rPr>
                    <w:rFonts w:ascii="Times New Roman" w:hAnsi="Times New Roman" w:cs="Times New Roman"/>
                    <w:sz w:val="24"/>
                    <w:szCs w:val="24"/>
                  </w:rPr>
                </w:rPrChange>
              </w:rPr>
            </w:pPr>
            <w:r w:rsidRPr="009F29DC">
              <w:rPr>
                <w:rFonts w:ascii="Times New Roman" w:hAnsi="Times New Roman" w:cs="Times New Roman"/>
                <w:sz w:val="24"/>
                <w:szCs w:val="24"/>
              </w:rPr>
              <w:t>1.</w:t>
            </w:r>
            <w:ins w:id="241" w:author="Microsoft account" w:date="2021-07-25T01:27:00Z">
              <w:r w:rsidRPr="009F29DC">
                <w:rPr>
                  <w:rFonts w:ascii="Times New Roman" w:hAnsi="Times New Roman" w:cs="Times New Roman"/>
                  <w:sz w:val="24"/>
                  <w:szCs w:val="24"/>
                  <w:rPrChange w:id="242" w:author="Microsoft account" w:date="2021-07-25T02:17:00Z">
                    <w:rPr>
                      <w:rFonts w:ascii="Times New Roman" w:hAnsi="Times New Roman" w:cs="Times New Roman"/>
                      <w:sz w:val="24"/>
                      <w:szCs w:val="24"/>
                    </w:rPr>
                  </w:rPrChange>
                </w:rPr>
                <w:t>32</w:t>
              </w:r>
            </w:ins>
            <w:ins w:id="243" w:author="Microsoft account" w:date="2021-07-25T01:28:00Z">
              <w:r w:rsidRPr="009F29DC">
                <w:rPr>
                  <w:rFonts w:ascii="Times New Roman" w:hAnsi="Times New Roman" w:cs="Times New Roman"/>
                  <w:sz w:val="24"/>
                  <w:szCs w:val="24"/>
                  <w:rPrChange w:id="244" w:author="Microsoft account" w:date="2021-07-25T02:17:00Z">
                    <w:rPr>
                      <w:rFonts w:ascii="Times New Roman" w:hAnsi="Times New Roman" w:cs="Times New Roman"/>
                      <w:sz w:val="24"/>
                      <w:szCs w:val="24"/>
                    </w:rPr>
                  </w:rPrChange>
                </w:rPr>
                <w:t>5</w:t>
              </w:r>
            </w:ins>
            <w:del w:id="245" w:author="Microsoft account" w:date="2021-07-25T01:27:00Z">
              <w:r w:rsidRPr="009F29DC" w:rsidDel="000D7C2F">
                <w:rPr>
                  <w:rFonts w:ascii="Times New Roman" w:hAnsi="Times New Roman" w:cs="Times New Roman"/>
                  <w:sz w:val="24"/>
                  <w:szCs w:val="24"/>
                  <w:rPrChange w:id="246" w:author="Microsoft account" w:date="2021-07-25T02:17:00Z">
                    <w:rPr>
                      <w:rFonts w:ascii="Times New Roman" w:hAnsi="Times New Roman" w:cs="Times New Roman"/>
                      <w:sz w:val="24"/>
                      <w:szCs w:val="24"/>
                    </w:rPr>
                  </w:rPrChange>
                </w:rPr>
                <w:delText>73</w:delText>
              </w:r>
            </w:del>
          </w:p>
        </w:tc>
        <w:tc>
          <w:tcPr>
            <w:tcW w:w="1250" w:type="pct"/>
            <w:tcPrChange w:id="247" w:author="Microsoft account" w:date="2021-07-25T01:27:00Z">
              <w:tcPr>
                <w:tcW w:w="1558" w:type="dxa"/>
              </w:tcPr>
            </w:tcPrChange>
          </w:tcPr>
          <w:p w14:paraId="4F349BCB" w14:textId="4AF241C9" w:rsidR="000D7C2F" w:rsidRPr="009F29DC" w:rsidRDefault="009A3F28" w:rsidP="009F29DC">
            <w:pPr>
              <w:rPr>
                <w:rFonts w:ascii="Times New Roman" w:hAnsi="Times New Roman" w:cs="Times New Roman"/>
                <w:sz w:val="24"/>
                <w:szCs w:val="24"/>
                <w:rPrChange w:id="248" w:author="Microsoft account" w:date="2021-07-25T02:17:00Z">
                  <w:rPr>
                    <w:rFonts w:ascii="Times New Roman" w:hAnsi="Times New Roman" w:cs="Times New Roman"/>
                    <w:sz w:val="24"/>
                    <w:szCs w:val="24"/>
                  </w:rPr>
                </w:rPrChange>
              </w:rPr>
              <w:pPrChange w:id="249" w:author="Microsoft account" w:date="2021-07-25T02:17:00Z">
                <w:pPr/>
              </w:pPrChange>
            </w:pPr>
            <w:ins w:id="250" w:author="Microsoft account" w:date="2021-07-25T01:27:00Z">
              <w:r w:rsidRPr="009F29DC">
                <w:rPr>
                  <w:rFonts w:ascii="Times New Roman" w:hAnsi="Times New Roman" w:cs="Times New Roman"/>
                  <w:sz w:val="24"/>
                  <w:szCs w:val="24"/>
                  <w:rPrChange w:id="251" w:author="Microsoft account" w:date="2021-07-25T02:17:00Z">
                    <w:rPr>
                      <w:rFonts w:ascii="Times New Roman" w:hAnsi="Times New Roman" w:cs="Times New Roman"/>
                      <w:sz w:val="24"/>
                      <w:szCs w:val="24"/>
                    </w:rPr>
                  </w:rPrChange>
                </w:rPr>
                <w:t>1.00</w:t>
              </w:r>
            </w:ins>
            <w:ins w:id="252" w:author="Microsoft account" w:date="2021-07-25T02:15:00Z">
              <w:r w:rsidR="00A520A0" w:rsidRPr="009F29DC">
                <w:rPr>
                  <w:rFonts w:ascii="Times New Roman" w:hAnsi="Times New Roman" w:cs="Times New Roman"/>
                  <w:sz w:val="24"/>
                  <w:szCs w:val="24"/>
                  <w:rPrChange w:id="253" w:author="Microsoft account" w:date="2021-07-25T02:17:00Z">
                    <w:rPr>
                      <w:rFonts w:ascii="Times New Roman" w:hAnsi="Times New Roman" w:cs="Times New Roman"/>
                      <w:sz w:val="24"/>
                      <w:szCs w:val="24"/>
                    </w:rPr>
                  </w:rPrChange>
                </w:rPr>
                <w:t>0</w:t>
              </w:r>
            </w:ins>
            <w:del w:id="254" w:author="Microsoft account" w:date="2021-07-25T01:27:00Z">
              <w:r w:rsidR="000D7C2F" w:rsidRPr="009F29DC" w:rsidDel="000D7C2F">
                <w:rPr>
                  <w:rFonts w:ascii="Times New Roman" w:hAnsi="Times New Roman" w:cs="Times New Roman"/>
                  <w:sz w:val="24"/>
                  <w:szCs w:val="24"/>
                  <w:rPrChange w:id="255" w:author="Microsoft account" w:date="2021-07-25T02:17:00Z">
                    <w:rPr>
                      <w:rFonts w:ascii="Times New Roman" w:hAnsi="Times New Roman" w:cs="Times New Roman"/>
                      <w:sz w:val="24"/>
                      <w:szCs w:val="24"/>
                    </w:rPr>
                  </w:rPrChange>
                </w:rPr>
                <w:delText>1.20</w:delText>
              </w:r>
            </w:del>
          </w:p>
        </w:tc>
        <w:tc>
          <w:tcPr>
            <w:tcW w:w="1250" w:type="pct"/>
            <w:tcPrChange w:id="256" w:author="Microsoft account" w:date="2021-07-25T01:27:00Z">
              <w:tcPr>
                <w:tcW w:w="1558" w:type="dxa"/>
              </w:tcPr>
            </w:tcPrChange>
          </w:tcPr>
          <w:p w14:paraId="4F349BCC" w14:textId="086D6204" w:rsidR="000D7C2F" w:rsidRPr="009F29DC" w:rsidRDefault="000D7C2F" w:rsidP="009F29DC">
            <w:pPr>
              <w:rPr>
                <w:rFonts w:ascii="Times New Roman" w:hAnsi="Times New Roman" w:cs="Times New Roman"/>
                <w:sz w:val="24"/>
                <w:szCs w:val="24"/>
                <w:rPrChange w:id="257" w:author="Microsoft account" w:date="2021-07-25T02:17:00Z">
                  <w:rPr>
                    <w:rFonts w:ascii="Times New Roman" w:hAnsi="Times New Roman" w:cs="Times New Roman"/>
                    <w:sz w:val="24"/>
                    <w:szCs w:val="24"/>
                  </w:rPr>
                </w:rPrChange>
              </w:rPr>
              <w:pPrChange w:id="258" w:author="Microsoft account" w:date="2021-07-25T02:17:00Z">
                <w:pPr/>
              </w:pPrChange>
            </w:pPr>
            <w:r w:rsidRPr="009F29DC">
              <w:rPr>
                <w:rFonts w:ascii="Times New Roman" w:hAnsi="Times New Roman" w:cs="Times New Roman"/>
                <w:sz w:val="24"/>
                <w:szCs w:val="24"/>
                <w:rPrChange w:id="259" w:author="Microsoft account" w:date="2021-07-25T02:17:00Z">
                  <w:rPr>
                    <w:rFonts w:ascii="Times New Roman" w:hAnsi="Times New Roman" w:cs="Times New Roman"/>
                    <w:sz w:val="24"/>
                    <w:szCs w:val="24"/>
                  </w:rPr>
                </w:rPrChange>
              </w:rPr>
              <w:t>0.</w:t>
            </w:r>
            <w:ins w:id="260" w:author="Microsoft account" w:date="2021-07-25T01:28:00Z">
              <w:r w:rsidR="00985A8D" w:rsidRPr="009F29DC">
                <w:rPr>
                  <w:rFonts w:ascii="Times New Roman" w:hAnsi="Times New Roman" w:cs="Times New Roman"/>
                  <w:sz w:val="24"/>
                  <w:szCs w:val="24"/>
                  <w:rPrChange w:id="261" w:author="Microsoft account" w:date="2021-07-25T02:17:00Z">
                    <w:rPr>
                      <w:rFonts w:ascii="Times New Roman" w:hAnsi="Times New Roman" w:cs="Times New Roman"/>
                      <w:sz w:val="24"/>
                      <w:szCs w:val="24"/>
                    </w:rPr>
                  </w:rPrChange>
                </w:rPr>
                <w:t>677</w:t>
              </w:r>
            </w:ins>
            <w:del w:id="262" w:author="Microsoft account" w:date="2021-07-25T01:28:00Z">
              <w:r w:rsidRPr="009F29DC" w:rsidDel="00985A8D">
                <w:rPr>
                  <w:rFonts w:ascii="Times New Roman" w:hAnsi="Times New Roman" w:cs="Times New Roman"/>
                  <w:sz w:val="24"/>
                  <w:szCs w:val="24"/>
                  <w:rPrChange w:id="263" w:author="Microsoft account" w:date="2021-07-25T02:17:00Z">
                    <w:rPr>
                      <w:rFonts w:ascii="Times New Roman" w:hAnsi="Times New Roman" w:cs="Times New Roman"/>
                      <w:sz w:val="24"/>
                      <w:szCs w:val="24"/>
                    </w:rPr>
                  </w:rPrChange>
                </w:rPr>
                <w:delText>98</w:delText>
              </w:r>
            </w:del>
          </w:p>
        </w:tc>
      </w:tr>
    </w:tbl>
    <w:p w14:paraId="4F349BD0" w14:textId="77777777" w:rsidR="007341D2" w:rsidRPr="009F29DC" w:rsidRDefault="007341D2" w:rsidP="009F29DC">
      <w:pPr>
        <w:spacing w:after="0" w:line="240" w:lineRule="auto"/>
        <w:rPr>
          <w:rFonts w:ascii="Times New Roman" w:hAnsi="Times New Roman" w:cs="Times New Roman"/>
          <w:sz w:val="24"/>
          <w:szCs w:val="24"/>
        </w:rPr>
        <w:pPrChange w:id="264" w:author="Microsoft account" w:date="2021-07-25T02:17:00Z">
          <w:pPr/>
        </w:pPrChange>
      </w:pPr>
    </w:p>
    <w:p w14:paraId="4F349BD1" w14:textId="77777777" w:rsidR="00B01A37" w:rsidRPr="009F29DC" w:rsidRDefault="00D414B7" w:rsidP="009F29DC">
      <w:pPr>
        <w:spacing w:after="0" w:line="240" w:lineRule="auto"/>
        <w:rPr>
          <w:rFonts w:ascii="Times New Roman" w:hAnsi="Times New Roman" w:cs="Times New Roman"/>
          <w:sz w:val="24"/>
          <w:szCs w:val="24"/>
          <w:rPrChange w:id="265" w:author="Microsoft account" w:date="2021-07-25T02:17:00Z">
            <w:rPr>
              <w:rFonts w:ascii="Times New Roman" w:hAnsi="Times New Roman" w:cs="Times New Roman"/>
              <w:sz w:val="24"/>
              <w:szCs w:val="24"/>
            </w:rPr>
          </w:rPrChange>
        </w:rPr>
        <w:pPrChange w:id="266" w:author="Microsoft account" w:date="2021-07-25T02:17:00Z">
          <w:pPr/>
        </w:pPrChange>
      </w:pPr>
      <w:r w:rsidRPr="009F29DC">
        <w:rPr>
          <w:rFonts w:ascii="Times New Roman" w:hAnsi="Times New Roman" w:cs="Times New Roman"/>
          <w:sz w:val="24"/>
          <w:szCs w:val="24"/>
        </w:rPr>
        <w:t>PCA extracted two</w:t>
      </w:r>
      <w:r w:rsidR="00B01A37" w:rsidRPr="009F29DC">
        <w:rPr>
          <w:rFonts w:ascii="Times New Roman" w:hAnsi="Times New Roman" w:cs="Times New Roman"/>
          <w:sz w:val="24"/>
          <w:szCs w:val="24"/>
          <w:rPrChange w:id="267" w:author="Microsoft account" w:date="2021-07-25T02:17:00Z">
            <w:rPr>
              <w:rFonts w:ascii="Times New Roman" w:hAnsi="Times New Roman" w:cs="Times New Roman"/>
              <w:sz w:val="24"/>
              <w:szCs w:val="24"/>
            </w:rPr>
          </w:rPrChange>
        </w:rPr>
        <w:t xml:space="preserve"> sig</w:t>
      </w:r>
      <w:r w:rsidRPr="009F29DC">
        <w:rPr>
          <w:rFonts w:ascii="Times New Roman" w:hAnsi="Times New Roman" w:cs="Times New Roman"/>
          <w:sz w:val="24"/>
          <w:szCs w:val="24"/>
          <w:rPrChange w:id="268" w:author="Microsoft account" w:date="2021-07-25T02:17:00Z">
            <w:rPr>
              <w:rFonts w:ascii="Times New Roman" w:hAnsi="Times New Roman" w:cs="Times New Roman"/>
              <w:sz w:val="24"/>
              <w:szCs w:val="24"/>
            </w:rPr>
          </w:rPrChange>
        </w:rPr>
        <w:t>nificant PCs with eigenvalues &gt; 1, explaining about 58.7</w:t>
      </w:r>
      <w:r w:rsidR="00B01A37" w:rsidRPr="009F29DC">
        <w:rPr>
          <w:rFonts w:ascii="Times New Roman" w:hAnsi="Times New Roman" w:cs="Times New Roman"/>
          <w:sz w:val="24"/>
          <w:szCs w:val="24"/>
          <w:rPrChange w:id="269" w:author="Microsoft account" w:date="2021-07-25T02:17:00Z">
            <w:rPr>
              <w:rFonts w:ascii="Times New Roman" w:hAnsi="Times New Roman" w:cs="Times New Roman"/>
              <w:sz w:val="24"/>
              <w:szCs w:val="24"/>
            </w:rPr>
          </w:rPrChange>
        </w:rPr>
        <w:t>3% of the total variance. The examination of the Scree plot provides a visualization of the variance associated with each factor, the steep slope shows the biggest factors. It is clear from the figure that there are three dominant factors.</w:t>
      </w:r>
    </w:p>
    <w:p w14:paraId="01E3F2B8" w14:textId="77777777" w:rsidR="009F29DC" w:rsidRDefault="009F29DC">
      <w:pPr>
        <w:rPr>
          <w:ins w:id="270" w:author="Microsoft account" w:date="2021-07-25T02:17:00Z"/>
          <w:rFonts w:ascii="Times New Roman" w:hAnsi="Times New Roman" w:cs="Times New Roman"/>
          <w:b/>
          <w:sz w:val="24"/>
          <w:szCs w:val="24"/>
        </w:rPr>
      </w:pPr>
      <w:ins w:id="271" w:author="Microsoft account" w:date="2021-07-25T02:17:00Z">
        <w:r>
          <w:rPr>
            <w:rFonts w:ascii="Times New Roman" w:hAnsi="Times New Roman" w:cs="Times New Roman"/>
            <w:b/>
            <w:sz w:val="24"/>
            <w:szCs w:val="24"/>
          </w:rPr>
          <w:br w:type="page"/>
        </w:r>
      </w:ins>
    </w:p>
    <w:p w14:paraId="4F349BD2" w14:textId="71B32D76" w:rsidR="005B7B7D" w:rsidRPr="009F29DC" w:rsidRDefault="005B7B7D" w:rsidP="009F29DC">
      <w:pPr>
        <w:spacing w:after="0" w:line="240" w:lineRule="auto"/>
        <w:rPr>
          <w:rFonts w:ascii="Times New Roman" w:hAnsi="Times New Roman" w:cs="Times New Roman"/>
          <w:b/>
          <w:sz w:val="24"/>
          <w:szCs w:val="24"/>
        </w:rPr>
        <w:pPrChange w:id="272" w:author="Microsoft account" w:date="2021-07-25T02:17:00Z">
          <w:pPr/>
        </w:pPrChange>
      </w:pPr>
      <w:r w:rsidRPr="009F29DC">
        <w:rPr>
          <w:rFonts w:ascii="Times New Roman" w:hAnsi="Times New Roman" w:cs="Times New Roman"/>
          <w:b/>
          <w:sz w:val="24"/>
          <w:szCs w:val="24"/>
        </w:rPr>
        <w:lastRenderedPageBreak/>
        <w:t>Table 3.</w:t>
      </w:r>
      <w:r w:rsidR="00882B3B" w:rsidRPr="009F29DC">
        <w:rPr>
          <w:rFonts w:ascii="Times New Roman" w:hAnsi="Times New Roman" w:cs="Times New Roman"/>
          <w:b/>
          <w:sz w:val="24"/>
          <w:szCs w:val="24"/>
        </w:rPr>
        <w:t xml:space="preserve"> Rotated factor loadings for (Extraction method**)</w:t>
      </w:r>
    </w:p>
    <w:tbl>
      <w:tblPr>
        <w:tblStyle w:val="TableGrid"/>
        <w:tblW w:w="5000" w:type="pct"/>
        <w:tblLook w:val="04A0" w:firstRow="1" w:lastRow="0" w:firstColumn="1" w:lastColumn="0" w:noHBand="0" w:noVBand="1"/>
        <w:tblPrChange w:id="273" w:author="Microsoft account" w:date="2021-07-25T02:14:00Z">
          <w:tblPr>
            <w:tblStyle w:val="TableGrid"/>
            <w:tblW w:w="5000" w:type="pct"/>
            <w:tblLook w:val="04A0" w:firstRow="1" w:lastRow="0" w:firstColumn="1" w:lastColumn="0" w:noHBand="0" w:noVBand="1"/>
          </w:tblPr>
        </w:tblPrChange>
      </w:tblPr>
      <w:tblGrid>
        <w:gridCol w:w="3120"/>
        <w:gridCol w:w="3115"/>
        <w:gridCol w:w="3115"/>
        <w:tblGridChange w:id="274">
          <w:tblGrid>
            <w:gridCol w:w="4677"/>
            <w:gridCol w:w="4673"/>
            <w:gridCol w:w="4673"/>
          </w:tblGrid>
        </w:tblGridChange>
      </w:tblGrid>
      <w:tr w:rsidR="008F5E12" w:rsidRPr="009F29DC" w14:paraId="4F349BD6" w14:textId="336D9535" w:rsidTr="008F5E12">
        <w:tc>
          <w:tcPr>
            <w:tcW w:w="1668" w:type="pct"/>
            <w:tcPrChange w:id="275" w:author="Microsoft account" w:date="2021-07-25T02:14:00Z">
              <w:tcPr>
                <w:tcW w:w="2501" w:type="pct"/>
              </w:tcPr>
            </w:tcPrChange>
          </w:tcPr>
          <w:p w14:paraId="4F349BD3" w14:textId="77777777" w:rsidR="008F5E12" w:rsidRPr="009F29DC" w:rsidRDefault="008F5E12" w:rsidP="009F29DC">
            <w:pPr>
              <w:rPr>
                <w:rFonts w:ascii="Times New Roman" w:hAnsi="Times New Roman" w:cs="Times New Roman"/>
                <w:sz w:val="24"/>
                <w:szCs w:val="24"/>
              </w:rPr>
            </w:pPr>
          </w:p>
        </w:tc>
        <w:tc>
          <w:tcPr>
            <w:tcW w:w="1666" w:type="pct"/>
            <w:tcPrChange w:id="276" w:author="Microsoft account" w:date="2021-07-25T02:14:00Z">
              <w:tcPr>
                <w:tcW w:w="2499" w:type="pct"/>
              </w:tcPr>
            </w:tcPrChange>
          </w:tcPr>
          <w:p w14:paraId="4F349BD4" w14:textId="77777777" w:rsidR="008F5E12" w:rsidRPr="009F29DC" w:rsidRDefault="008F5E12" w:rsidP="009F29DC">
            <w:pPr>
              <w:jc w:val="center"/>
              <w:rPr>
                <w:rFonts w:ascii="Times New Roman" w:hAnsi="Times New Roman" w:cs="Times New Roman"/>
                <w:b/>
                <w:sz w:val="24"/>
                <w:szCs w:val="24"/>
                <w:rPrChange w:id="277" w:author="Microsoft account" w:date="2021-07-25T02:17:00Z">
                  <w:rPr>
                    <w:rFonts w:ascii="Times New Roman" w:hAnsi="Times New Roman" w:cs="Times New Roman"/>
                    <w:b/>
                    <w:sz w:val="24"/>
                    <w:szCs w:val="24"/>
                  </w:rPr>
                </w:rPrChange>
              </w:rPr>
              <w:pPrChange w:id="278" w:author="Microsoft account" w:date="2021-07-25T02:17:00Z">
                <w:pPr>
                  <w:jc w:val="center"/>
                </w:pPr>
              </w:pPrChange>
            </w:pPr>
            <w:r w:rsidRPr="009F29DC">
              <w:rPr>
                <w:rFonts w:ascii="Times New Roman" w:hAnsi="Times New Roman" w:cs="Times New Roman"/>
                <w:b/>
                <w:sz w:val="24"/>
                <w:szCs w:val="24"/>
                <w:rPrChange w:id="279" w:author="Microsoft account" w:date="2021-07-25T02:17:00Z">
                  <w:rPr>
                    <w:rFonts w:ascii="Times New Roman" w:hAnsi="Times New Roman" w:cs="Times New Roman"/>
                    <w:b/>
                    <w:sz w:val="24"/>
                    <w:szCs w:val="24"/>
                  </w:rPr>
                </w:rPrChange>
              </w:rPr>
              <w:t>PC1</w:t>
            </w:r>
          </w:p>
        </w:tc>
        <w:tc>
          <w:tcPr>
            <w:tcW w:w="1666" w:type="pct"/>
            <w:tcPrChange w:id="280" w:author="Microsoft account" w:date="2021-07-25T02:14:00Z">
              <w:tcPr>
                <w:tcW w:w="1" w:type="pct"/>
              </w:tcPr>
            </w:tcPrChange>
          </w:tcPr>
          <w:p w14:paraId="0E01E7E6" w14:textId="25B88503" w:rsidR="008F5E12" w:rsidRPr="009F29DC" w:rsidRDefault="008F5E12" w:rsidP="009F29DC">
            <w:pPr>
              <w:jc w:val="center"/>
              <w:rPr>
                <w:ins w:id="281" w:author="Microsoft account" w:date="2021-07-25T02:14:00Z"/>
                <w:rFonts w:ascii="Times New Roman" w:hAnsi="Times New Roman" w:cs="Times New Roman"/>
                <w:b/>
                <w:sz w:val="24"/>
                <w:szCs w:val="24"/>
                <w:rPrChange w:id="282" w:author="Microsoft account" w:date="2021-07-25T02:17:00Z">
                  <w:rPr>
                    <w:ins w:id="283" w:author="Microsoft account" w:date="2021-07-25T02:14:00Z"/>
                    <w:rFonts w:ascii="Times New Roman" w:hAnsi="Times New Roman" w:cs="Times New Roman"/>
                    <w:b/>
                    <w:sz w:val="24"/>
                    <w:szCs w:val="24"/>
                  </w:rPr>
                </w:rPrChange>
              </w:rPr>
              <w:pPrChange w:id="284" w:author="Microsoft account" w:date="2021-07-25T02:17:00Z">
                <w:pPr>
                  <w:jc w:val="center"/>
                </w:pPr>
              </w:pPrChange>
            </w:pPr>
            <w:ins w:id="285" w:author="Microsoft account" w:date="2021-07-25T02:14:00Z">
              <w:r w:rsidRPr="009F29DC">
                <w:rPr>
                  <w:rFonts w:ascii="Times New Roman" w:hAnsi="Times New Roman" w:cs="Times New Roman"/>
                  <w:b/>
                  <w:sz w:val="24"/>
                  <w:szCs w:val="24"/>
                  <w:rPrChange w:id="286" w:author="Microsoft account" w:date="2021-07-25T02:17:00Z">
                    <w:rPr>
                      <w:rFonts w:ascii="Times New Roman" w:hAnsi="Times New Roman" w:cs="Times New Roman"/>
                      <w:b/>
                      <w:sz w:val="24"/>
                      <w:szCs w:val="24"/>
                    </w:rPr>
                  </w:rPrChange>
                </w:rPr>
                <w:t>PC2</w:t>
              </w:r>
            </w:ins>
          </w:p>
        </w:tc>
      </w:tr>
      <w:tr w:rsidR="008F5E12" w:rsidRPr="009F29DC" w14:paraId="4F349BDA" w14:textId="7A2A2DA1" w:rsidTr="008F5E12">
        <w:tc>
          <w:tcPr>
            <w:tcW w:w="1668" w:type="pct"/>
            <w:tcPrChange w:id="287" w:author="Microsoft account" w:date="2021-07-25T02:14:00Z">
              <w:tcPr>
                <w:tcW w:w="2501" w:type="pct"/>
              </w:tcPr>
            </w:tcPrChange>
          </w:tcPr>
          <w:p w14:paraId="4F349BD7" w14:textId="77777777" w:rsidR="008F5E12" w:rsidRPr="009F29DC" w:rsidRDefault="008F5E12" w:rsidP="009F29DC">
            <w:pPr>
              <w:rPr>
                <w:rFonts w:ascii="Times New Roman" w:hAnsi="Times New Roman" w:cs="Times New Roman"/>
                <w:b/>
                <w:sz w:val="24"/>
                <w:szCs w:val="24"/>
              </w:rPr>
            </w:pPr>
            <w:r w:rsidRPr="009F29DC">
              <w:rPr>
                <w:rFonts w:ascii="Times New Roman" w:hAnsi="Times New Roman" w:cs="Times New Roman"/>
                <w:b/>
                <w:sz w:val="24"/>
                <w:szCs w:val="24"/>
              </w:rPr>
              <w:t>Knowledge</w:t>
            </w:r>
          </w:p>
        </w:tc>
        <w:tc>
          <w:tcPr>
            <w:tcW w:w="1666" w:type="pct"/>
            <w:tcPrChange w:id="288" w:author="Microsoft account" w:date="2021-07-25T02:14:00Z">
              <w:tcPr>
                <w:tcW w:w="2499" w:type="pct"/>
              </w:tcPr>
            </w:tcPrChange>
          </w:tcPr>
          <w:p w14:paraId="4F349BD8" w14:textId="7A903D1B" w:rsidR="008F5E12" w:rsidRPr="009F29DC" w:rsidRDefault="008F5E12" w:rsidP="009F29DC">
            <w:pPr>
              <w:jc w:val="center"/>
              <w:rPr>
                <w:rFonts w:ascii="Times New Roman" w:hAnsi="Times New Roman" w:cs="Times New Roman"/>
                <w:sz w:val="24"/>
                <w:szCs w:val="24"/>
                <w:rPrChange w:id="289" w:author="Microsoft account" w:date="2021-07-25T02:17:00Z">
                  <w:rPr>
                    <w:rFonts w:ascii="Times New Roman" w:hAnsi="Times New Roman" w:cs="Times New Roman"/>
                    <w:sz w:val="24"/>
                    <w:szCs w:val="24"/>
                  </w:rPr>
                </w:rPrChange>
              </w:rPr>
              <w:pPrChange w:id="290" w:author="Microsoft account" w:date="2021-07-25T02:17:00Z">
                <w:pPr>
                  <w:jc w:val="center"/>
                </w:pPr>
              </w:pPrChange>
            </w:pPr>
            <w:ins w:id="291" w:author="Microsoft account" w:date="2021-07-25T02:12:00Z">
              <w:r w:rsidRPr="009F29DC">
                <w:rPr>
                  <w:rFonts w:ascii="Times New Roman" w:hAnsi="Times New Roman" w:cs="Times New Roman"/>
                  <w:sz w:val="24"/>
                  <w:szCs w:val="24"/>
                  <w:rPrChange w:id="292" w:author="Microsoft account" w:date="2021-07-25T02:17:00Z">
                    <w:rPr>
                      <w:rFonts w:ascii="Times New Roman" w:hAnsi="Times New Roman" w:cs="Times New Roman"/>
                      <w:sz w:val="24"/>
                      <w:szCs w:val="24"/>
                    </w:rPr>
                  </w:rPrChange>
                </w:rPr>
                <w:t>0.704</w:t>
              </w:r>
            </w:ins>
            <w:del w:id="293" w:author="Microsoft account" w:date="2021-07-25T02:12:00Z">
              <w:r w:rsidRPr="009F29DC" w:rsidDel="001A0D64">
                <w:rPr>
                  <w:rFonts w:ascii="Times New Roman" w:hAnsi="Times New Roman" w:cs="Times New Roman"/>
                  <w:sz w:val="24"/>
                  <w:szCs w:val="24"/>
                  <w:rPrChange w:id="294" w:author="Microsoft account" w:date="2021-07-25T02:17:00Z">
                    <w:rPr>
                      <w:rFonts w:ascii="Times New Roman" w:hAnsi="Times New Roman" w:cs="Times New Roman"/>
                      <w:sz w:val="24"/>
                      <w:szCs w:val="24"/>
                    </w:rPr>
                  </w:rPrChange>
                </w:rPr>
                <w:delText>-0.194</w:delText>
              </w:r>
            </w:del>
          </w:p>
        </w:tc>
        <w:tc>
          <w:tcPr>
            <w:tcW w:w="1666" w:type="pct"/>
            <w:tcPrChange w:id="295" w:author="Microsoft account" w:date="2021-07-25T02:14:00Z">
              <w:tcPr>
                <w:tcW w:w="1" w:type="pct"/>
              </w:tcPr>
            </w:tcPrChange>
          </w:tcPr>
          <w:p w14:paraId="3F2579D7" w14:textId="32D38C9F" w:rsidR="008F5E12" w:rsidRPr="009F29DC" w:rsidRDefault="008F5E12" w:rsidP="009F29DC">
            <w:pPr>
              <w:jc w:val="center"/>
              <w:rPr>
                <w:ins w:id="296" w:author="Microsoft account" w:date="2021-07-25T02:14:00Z"/>
                <w:rFonts w:ascii="Times New Roman" w:hAnsi="Times New Roman" w:cs="Times New Roman"/>
                <w:sz w:val="24"/>
                <w:szCs w:val="24"/>
                <w:rPrChange w:id="297" w:author="Microsoft account" w:date="2021-07-25T02:17:00Z">
                  <w:rPr>
                    <w:ins w:id="298" w:author="Microsoft account" w:date="2021-07-25T02:14:00Z"/>
                    <w:rFonts w:ascii="Times New Roman" w:hAnsi="Times New Roman" w:cs="Times New Roman"/>
                    <w:sz w:val="24"/>
                    <w:szCs w:val="24"/>
                  </w:rPr>
                </w:rPrChange>
              </w:rPr>
              <w:pPrChange w:id="299" w:author="Microsoft account" w:date="2021-07-25T02:17:00Z">
                <w:pPr>
                  <w:jc w:val="center"/>
                </w:pPr>
              </w:pPrChange>
            </w:pPr>
            <w:ins w:id="300" w:author="Microsoft account" w:date="2021-07-25T02:14:00Z">
              <w:r w:rsidRPr="009F29DC">
                <w:rPr>
                  <w:rFonts w:ascii="Times New Roman" w:hAnsi="Times New Roman" w:cs="Times New Roman"/>
                  <w:sz w:val="24"/>
                  <w:szCs w:val="24"/>
                  <w:rPrChange w:id="301" w:author="Microsoft account" w:date="2021-07-25T02:17:00Z">
                    <w:rPr>
                      <w:rFonts w:ascii="Times New Roman" w:hAnsi="Times New Roman" w:cs="Times New Roman"/>
                      <w:sz w:val="24"/>
                      <w:szCs w:val="24"/>
                    </w:rPr>
                  </w:rPrChange>
                </w:rPr>
                <w:t>0.080</w:t>
              </w:r>
            </w:ins>
          </w:p>
        </w:tc>
      </w:tr>
      <w:tr w:rsidR="008F5E12" w:rsidRPr="009F29DC" w14:paraId="4F349BDE" w14:textId="1BC00CCB" w:rsidTr="008F5E12">
        <w:tc>
          <w:tcPr>
            <w:tcW w:w="1668" w:type="pct"/>
            <w:tcPrChange w:id="302" w:author="Microsoft account" w:date="2021-07-25T02:14:00Z">
              <w:tcPr>
                <w:tcW w:w="2501" w:type="pct"/>
              </w:tcPr>
            </w:tcPrChange>
          </w:tcPr>
          <w:p w14:paraId="4F349BDB" w14:textId="77777777" w:rsidR="008F5E12" w:rsidRPr="009F29DC" w:rsidRDefault="008F5E12" w:rsidP="009F29DC">
            <w:pPr>
              <w:rPr>
                <w:rFonts w:ascii="Times New Roman" w:hAnsi="Times New Roman" w:cs="Times New Roman"/>
                <w:b/>
                <w:sz w:val="24"/>
                <w:szCs w:val="24"/>
              </w:rPr>
            </w:pPr>
            <w:r w:rsidRPr="009F29DC">
              <w:rPr>
                <w:rFonts w:ascii="Times New Roman" w:hAnsi="Times New Roman" w:cs="Times New Roman"/>
                <w:b/>
                <w:sz w:val="24"/>
                <w:szCs w:val="24"/>
              </w:rPr>
              <w:t>Attitude</w:t>
            </w:r>
          </w:p>
        </w:tc>
        <w:tc>
          <w:tcPr>
            <w:tcW w:w="1666" w:type="pct"/>
            <w:tcPrChange w:id="303" w:author="Microsoft account" w:date="2021-07-25T02:14:00Z">
              <w:tcPr>
                <w:tcW w:w="2499" w:type="pct"/>
              </w:tcPr>
            </w:tcPrChange>
          </w:tcPr>
          <w:p w14:paraId="4F349BDC" w14:textId="0A852D72" w:rsidR="008F5E12" w:rsidRPr="009F29DC" w:rsidRDefault="008F5E12" w:rsidP="009F29DC">
            <w:pPr>
              <w:jc w:val="center"/>
              <w:rPr>
                <w:rFonts w:ascii="Times New Roman" w:hAnsi="Times New Roman" w:cs="Times New Roman"/>
                <w:bCs/>
                <w:sz w:val="24"/>
                <w:szCs w:val="24"/>
                <w:rPrChange w:id="304" w:author="Microsoft account" w:date="2021-07-25T02:17:00Z">
                  <w:rPr>
                    <w:rFonts w:ascii="Times New Roman" w:hAnsi="Times New Roman" w:cs="Times New Roman"/>
                    <w:b/>
                    <w:sz w:val="24"/>
                    <w:szCs w:val="24"/>
                  </w:rPr>
                </w:rPrChange>
              </w:rPr>
            </w:pPr>
            <w:r w:rsidRPr="009F29DC">
              <w:rPr>
                <w:rFonts w:ascii="Times New Roman" w:hAnsi="Times New Roman" w:cs="Times New Roman"/>
                <w:bCs/>
                <w:sz w:val="24"/>
                <w:szCs w:val="24"/>
                <w:rPrChange w:id="305" w:author="Microsoft account" w:date="2021-07-25T02:17:00Z">
                  <w:rPr>
                    <w:rFonts w:ascii="Times New Roman" w:hAnsi="Times New Roman" w:cs="Times New Roman"/>
                    <w:b/>
                    <w:sz w:val="24"/>
                    <w:szCs w:val="24"/>
                  </w:rPr>
                </w:rPrChange>
              </w:rPr>
              <w:t>-</w:t>
            </w:r>
            <w:ins w:id="306" w:author="Microsoft account" w:date="2021-07-25T02:13:00Z">
              <w:r w:rsidRPr="009F29DC">
                <w:rPr>
                  <w:rFonts w:ascii="Times New Roman" w:hAnsi="Times New Roman" w:cs="Times New Roman"/>
                  <w:bCs/>
                  <w:sz w:val="24"/>
                  <w:szCs w:val="24"/>
                  <w:rPrChange w:id="307" w:author="Microsoft account" w:date="2021-07-25T02:17:00Z">
                    <w:rPr>
                      <w:rFonts w:ascii="Times New Roman" w:hAnsi="Times New Roman" w:cs="Times New Roman"/>
                      <w:b/>
                      <w:sz w:val="24"/>
                      <w:szCs w:val="24"/>
                    </w:rPr>
                  </w:rPrChange>
                </w:rPr>
                <w:t>0.060</w:t>
              </w:r>
            </w:ins>
            <w:del w:id="308" w:author="Microsoft account" w:date="2021-07-25T02:13:00Z">
              <w:r w:rsidRPr="009F29DC" w:rsidDel="001A0D64">
                <w:rPr>
                  <w:rFonts w:ascii="Times New Roman" w:hAnsi="Times New Roman" w:cs="Times New Roman"/>
                  <w:bCs/>
                  <w:sz w:val="24"/>
                  <w:szCs w:val="24"/>
                  <w:rPrChange w:id="309" w:author="Microsoft account" w:date="2021-07-25T02:17:00Z">
                    <w:rPr>
                      <w:rFonts w:ascii="Times New Roman" w:hAnsi="Times New Roman" w:cs="Times New Roman"/>
                      <w:b/>
                      <w:sz w:val="24"/>
                      <w:szCs w:val="24"/>
                    </w:rPr>
                  </w:rPrChange>
                </w:rPr>
                <w:delText>0.504</w:delText>
              </w:r>
            </w:del>
          </w:p>
        </w:tc>
        <w:tc>
          <w:tcPr>
            <w:tcW w:w="1666" w:type="pct"/>
            <w:tcPrChange w:id="310" w:author="Microsoft account" w:date="2021-07-25T02:14:00Z">
              <w:tcPr>
                <w:tcW w:w="1" w:type="pct"/>
              </w:tcPr>
            </w:tcPrChange>
          </w:tcPr>
          <w:p w14:paraId="31B77980" w14:textId="78C68301" w:rsidR="008F5E12" w:rsidRPr="009F29DC" w:rsidRDefault="008F5E12" w:rsidP="009F29DC">
            <w:pPr>
              <w:jc w:val="center"/>
              <w:rPr>
                <w:ins w:id="311" w:author="Microsoft account" w:date="2021-07-25T02:14:00Z"/>
                <w:rFonts w:ascii="Times New Roman" w:hAnsi="Times New Roman" w:cs="Times New Roman"/>
                <w:bCs/>
                <w:sz w:val="24"/>
                <w:szCs w:val="24"/>
              </w:rPr>
            </w:pPr>
            <w:ins w:id="312" w:author="Microsoft account" w:date="2021-07-25T02:14:00Z">
              <w:r w:rsidRPr="009F29DC">
                <w:rPr>
                  <w:rFonts w:ascii="Times New Roman" w:hAnsi="Times New Roman" w:cs="Times New Roman"/>
                  <w:bCs/>
                  <w:sz w:val="24"/>
                  <w:szCs w:val="24"/>
                </w:rPr>
                <w:t>0.997</w:t>
              </w:r>
            </w:ins>
          </w:p>
        </w:tc>
      </w:tr>
      <w:tr w:rsidR="008F5E12" w:rsidRPr="009F29DC" w14:paraId="4F349BE2" w14:textId="66BCEE5A" w:rsidTr="008F5E12">
        <w:tc>
          <w:tcPr>
            <w:tcW w:w="1668" w:type="pct"/>
            <w:tcPrChange w:id="313" w:author="Microsoft account" w:date="2021-07-25T02:14:00Z">
              <w:tcPr>
                <w:tcW w:w="2501" w:type="pct"/>
              </w:tcPr>
            </w:tcPrChange>
          </w:tcPr>
          <w:p w14:paraId="4F349BDF" w14:textId="77777777" w:rsidR="008F5E12" w:rsidRPr="009F29DC" w:rsidRDefault="008F5E12" w:rsidP="009F29DC">
            <w:pPr>
              <w:rPr>
                <w:rFonts w:ascii="Times New Roman" w:hAnsi="Times New Roman" w:cs="Times New Roman"/>
                <w:b/>
                <w:sz w:val="24"/>
                <w:szCs w:val="24"/>
              </w:rPr>
            </w:pPr>
            <w:r w:rsidRPr="009F29DC">
              <w:rPr>
                <w:rFonts w:ascii="Times New Roman" w:hAnsi="Times New Roman" w:cs="Times New Roman"/>
                <w:b/>
                <w:sz w:val="24"/>
                <w:szCs w:val="24"/>
              </w:rPr>
              <w:t>Practice</w:t>
            </w:r>
          </w:p>
        </w:tc>
        <w:tc>
          <w:tcPr>
            <w:tcW w:w="1666" w:type="pct"/>
            <w:tcPrChange w:id="314" w:author="Microsoft account" w:date="2021-07-25T02:14:00Z">
              <w:tcPr>
                <w:tcW w:w="2499" w:type="pct"/>
              </w:tcPr>
            </w:tcPrChange>
          </w:tcPr>
          <w:p w14:paraId="4F349BE0" w14:textId="322D32FA" w:rsidR="008F5E12" w:rsidRPr="009F29DC" w:rsidRDefault="008F5E12" w:rsidP="009F29DC">
            <w:pPr>
              <w:jc w:val="center"/>
              <w:rPr>
                <w:rFonts w:ascii="Times New Roman" w:hAnsi="Times New Roman" w:cs="Times New Roman"/>
                <w:sz w:val="24"/>
                <w:szCs w:val="24"/>
                <w:rPrChange w:id="315" w:author="Microsoft account" w:date="2021-07-25T02:17:00Z">
                  <w:rPr>
                    <w:rFonts w:ascii="Times New Roman" w:hAnsi="Times New Roman" w:cs="Times New Roman"/>
                    <w:sz w:val="24"/>
                    <w:szCs w:val="24"/>
                  </w:rPr>
                </w:rPrChange>
              </w:rPr>
              <w:pPrChange w:id="316" w:author="Microsoft account" w:date="2021-07-25T02:17:00Z">
                <w:pPr>
                  <w:jc w:val="center"/>
                </w:pPr>
              </w:pPrChange>
            </w:pPr>
            <w:ins w:id="317" w:author="Microsoft account" w:date="2021-07-25T02:13:00Z">
              <w:r w:rsidRPr="009F29DC">
                <w:rPr>
                  <w:rFonts w:ascii="Times New Roman" w:hAnsi="Times New Roman" w:cs="Times New Roman"/>
                  <w:sz w:val="24"/>
                  <w:szCs w:val="24"/>
                  <w:rPrChange w:id="318" w:author="Microsoft account" w:date="2021-07-25T02:17:00Z">
                    <w:rPr>
                      <w:rFonts w:ascii="Times New Roman" w:hAnsi="Times New Roman" w:cs="Times New Roman"/>
                      <w:sz w:val="24"/>
                      <w:szCs w:val="24"/>
                    </w:rPr>
                  </w:rPrChange>
                </w:rPr>
                <w:t>0.707</w:t>
              </w:r>
            </w:ins>
            <w:del w:id="319" w:author="Microsoft account" w:date="2021-07-25T02:13:00Z">
              <w:r w:rsidRPr="009F29DC" w:rsidDel="001A0D64">
                <w:rPr>
                  <w:rFonts w:ascii="Times New Roman" w:hAnsi="Times New Roman" w:cs="Times New Roman"/>
                  <w:sz w:val="24"/>
                  <w:szCs w:val="24"/>
                  <w:rPrChange w:id="320" w:author="Microsoft account" w:date="2021-07-25T02:17:00Z">
                    <w:rPr>
                      <w:rFonts w:ascii="Times New Roman" w:hAnsi="Times New Roman" w:cs="Times New Roman"/>
                      <w:sz w:val="24"/>
                      <w:szCs w:val="24"/>
                    </w:rPr>
                  </w:rPrChange>
                </w:rPr>
                <w:delText>-0.161</w:delText>
              </w:r>
            </w:del>
          </w:p>
        </w:tc>
        <w:tc>
          <w:tcPr>
            <w:tcW w:w="1666" w:type="pct"/>
            <w:tcPrChange w:id="321" w:author="Microsoft account" w:date="2021-07-25T02:14:00Z">
              <w:tcPr>
                <w:tcW w:w="1" w:type="pct"/>
              </w:tcPr>
            </w:tcPrChange>
          </w:tcPr>
          <w:p w14:paraId="7910DE24" w14:textId="729CB5FF" w:rsidR="008F5E12" w:rsidRPr="009F29DC" w:rsidRDefault="008F5E12" w:rsidP="009F29DC">
            <w:pPr>
              <w:jc w:val="center"/>
              <w:rPr>
                <w:ins w:id="322" w:author="Microsoft account" w:date="2021-07-25T02:14:00Z"/>
                <w:rFonts w:ascii="Times New Roman" w:hAnsi="Times New Roman" w:cs="Times New Roman"/>
                <w:sz w:val="24"/>
                <w:szCs w:val="24"/>
                <w:rPrChange w:id="323" w:author="Microsoft account" w:date="2021-07-25T02:17:00Z">
                  <w:rPr>
                    <w:ins w:id="324" w:author="Microsoft account" w:date="2021-07-25T02:14:00Z"/>
                    <w:rFonts w:ascii="Times New Roman" w:hAnsi="Times New Roman" w:cs="Times New Roman"/>
                    <w:sz w:val="24"/>
                    <w:szCs w:val="24"/>
                  </w:rPr>
                </w:rPrChange>
              </w:rPr>
              <w:pPrChange w:id="325" w:author="Microsoft account" w:date="2021-07-25T02:17:00Z">
                <w:pPr>
                  <w:jc w:val="center"/>
                </w:pPr>
              </w:pPrChange>
            </w:pPr>
            <w:ins w:id="326" w:author="Microsoft account" w:date="2021-07-25T02:14:00Z">
              <w:r w:rsidRPr="009F29DC">
                <w:rPr>
                  <w:rFonts w:ascii="Times New Roman" w:hAnsi="Times New Roman" w:cs="Times New Roman"/>
                  <w:sz w:val="24"/>
                  <w:szCs w:val="24"/>
                  <w:rPrChange w:id="327" w:author="Microsoft account" w:date="2021-07-25T02:17:00Z">
                    <w:rPr>
                      <w:rFonts w:ascii="Times New Roman" w:hAnsi="Times New Roman" w:cs="Times New Roman"/>
                      <w:sz w:val="24"/>
                      <w:szCs w:val="24"/>
                    </w:rPr>
                  </w:rPrChange>
                </w:rPr>
                <w:t>0.005</w:t>
              </w:r>
            </w:ins>
          </w:p>
        </w:tc>
      </w:tr>
      <w:tr w:rsidR="008F5E12" w:rsidRPr="009F29DC" w:rsidDel="008D46BF" w14:paraId="5B47C1CC" w14:textId="77777777" w:rsidTr="008F5E12">
        <w:trPr>
          <w:del w:id="328" w:author="Microsoft account" w:date="2021-07-25T01:35:00Z"/>
        </w:trPr>
        <w:tc>
          <w:tcPr>
            <w:tcW w:w="1668" w:type="pct"/>
            <w:tcPrChange w:id="329" w:author="Microsoft account" w:date="2021-07-25T02:14:00Z">
              <w:tcPr>
                <w:tcW w:w="2501" w:type="pct"/>
              </w:tcPr>
            </w:tcPrChange>
          </w:tcPr>
          <w:p w14:paraId="4F349BE3" w14:textId="6D94985D" w:rsidR="008F5E12" w:rsidRPr="009F29DC" w:rsidDel="008D46BF" w:rsidRDefault="008F5E12" w:rsidP="009F29DC">
            <w:pPr>
              <w:rPr>
                <w:del w:id="330" w:author="Microsoft account" w:date="2021-07-25T01:35:00Z"/>
                <w:rFonts w:ascii="Times New Roman" w:hAnsi="Times New Roman" w:cs="Times New Roman"/>
                <w:b/>
                <w:sz w:val="24"/>
                <w:szCs w:val="24"/>
              </w:rPr>
            </w:pPr>
            <w:del w:id="331" w:author="Microsoft account" w:date="2021-07-25T01:35:00Z">
              <w:r w:rsidRPr="009F29DC" w:rsidDel="008D46BF">
                <w:rPr>
                  <w:rFonts w:ascii="Times New Roman" w:hAnsi="Times New Roman" w:cs="Times New Roman"/>
                  <w:b/>
                  <w:sz w:val="24"/>
                  <w:szCs w:val="24"/>
                </w:rPr>
                <w:delText>Age</w:delText>
              </w:r>
            </w:del>
          </w:p>
        </w:tc>
        <w:tc>
          <w:tcPr>
            <w:tcW w:w="1666" w:type="pct"/>
            <w:tcPrChange w:id="332" w:author="Microsoft account" w:date="2021-07-25T02:14:00Z">
              <w:tcPr>
                <w:tcW w:w="2499" w:type="pct"/>
              </w:tcPr>
            </w:tcPrChange>
          </w:tcPr>
          <w:p w14:paraId="4F349BE4" w14:textId="14E0DA22" w:rsidR="008F5E12" w:rsidRPr="009F29DC" w:rsidDel="008D46BF" w:rsidRDefault="008F5E12" w:rsidP="009F29DC">
            <w:pPr>
              <w:jc w:val="center"/>
              <w:rPr>
                <w:del w:id="333" w:author="Microsoft account" w:date="2021-07-25T01:35:00Z"/>
                <w:rFonts w:ascii="Times New Roman" w:hAnsi="Times New Roman" w:cs="Times New Roman"/>
                <w:b/>
                <w:sz w:val="24"/>
                <w:szCs w:val="24"/>
                <w:rPrChange w:id="334" w:author="Microsoft account" w:date="2021-07-25T02:17:00Z">
                  <w:rPr>
                    <w:del w:id="335" w:author="Microsoft account" w:date="2021-07-25T01:35:00Z"/>
                    <w:rFonts w:ascii="Times New Roman" w:hAnsi="Times New Roman" w:cs="Times New Roman"/>
                    <w:b/>
                    <w:sz w:val="24"/>
                    <w:szCs w:val="24"/>
                  </w:rPr>
                </w:rPrChange>
              </w:rPr>
              <w:pPrChange w:id="336" w:author="Microsoft account" w:date="2021-07-25T02:17:00Z">
                <w:pPr>
                  <w:jc w:val="center"/>
                </w:pPr>
              </w:pPrChange>
            </w:pPr>
            <w:del w:id="337" w:author="Microsoft account" w:date="2021-07-25T01:35:00Z">
              <w:r w:rsidRPr="009F29DC" w:rsidDel="008D46BF">
                <w:rPr>
                  <w:rFonts w:ascii="Times New Roman" w:hAnsi="Times New Roman" w:cs="Times New Roman"/>
                  <w:b/>
                  <w:sz w:val="24"/>
                  <w:szCs w:val="24"/>
                  <w:rPrChange w:id="338" w:author="Microsoft account" w:date="2021-07-25T02:17:00Z">
                    <w:rPr>
                      <w:rFonts w:ascii="Times New Roman" w:hAnsi="Times New Roman" w:cs="Times New Roman"/>
                      <w:b/>
                      <w:sz w:val="24"/>
                      <w:szCs w:val="24"/>
                    </w:rPr>
                  </w:rPrChange>
                </w:rPr>
                <w:delText>-0.604</w:delText>
              </w:r>
            </w:del>
          </w:p>
        </w:tc>
        <w:tc>
          <w:tcPr>
            <w:tcW w:w="1666" w:type="pct"/>
            <w:tcPrChange w:id="339" w:author="Microsoft account" w:date="2021-07-25T02:14:00Z">
              <w:tcPr>
                <w:tcW w:w="1" w:type="pct"/>
              </w:tcPr>
            </w:tcPrChange>
          </w:tcPr>
          <w:p w14:paraId="4CE07DD2" w14:textId="77777777" w:rsidR="008F5E12" w:rsidRPr="009F29DC" w:rsidDel="008D46BF" w:rsidRDefault="008F5E12" w:rsidP="009F29DC">
            <w:pPr>
              <w:rPr>
                <w:ins w:id="340" w:author="Microsoft account" w:date="2021-07-25T02:14:00Z"/>
                <w:rFonts w:ascii="Times New Roman" w:hAnsi="Times New Roman" w:cs="Times New Roman"/>
                <w:b/>
                <w:sz w:val="24"/>
                <w:szCs w:val="24"/>
                <w:rPrChange w:id="341" w:author="Microsoft account" w:date="2021-07-25T02:17:00Z">
                  <w:rPr>
                    <w:ins w:id="342" w:author="Microsoft account" w:date="2021-07-25T02:14:00Z"/>
                    <w:rFonts w:ascii="Times New Roman" w:hAnsi="Times New Roman" w:cs="Times New Roman"/>
                    <w:b/>
                    <w:sz w:val="24"/>
                    <w:szCs w:val="24"/>
                  </w:rPr>
                </w:rPrChange>
              </w:rPr>
              <w:pPrChange w:id="343" w:author="Microsoft account" w:date="2021-07-25T02:17:00Z">
                <w:pPr/>
              </w:pPrChange>
            </w:pPr>
          </w:p>
        </w:tc>
      </w:tr>
      <w:tr w:rsidR="008F5E12" w:rsidRPr="009F29DC" w:rsidDel="008D46BF" w14:paraId="16808D72" w14:textId="77777777" w:rsidTr="008F5E12">
        <w:trPr>
          <w:del w:id="344" w:author="Microsoft account" w:date="2021-07-25T01:35:00Z"/>
        </w:trPr>
        <w:tc>
          <w:tcPr>
            <w:tcW w:w="1668" w:type="pct"/>
            <w:tcPrChange w:id="345" w:author="Microsoft account" w:date="2021-07-25T02:14:00Z">
              <w:tcPr>
                <w:tcW w:w="2501" w:type="pct"/>
              </w:tcPr>
            </w:tcPrChange>
          </w:tcPr>
          <w:p w14:paraId="4F349BE7" w14:textId="53B5A47B" w:rsidR="008F5E12" w:rsidRPr="009F29DC" w:rsidDel="008D46BF" w:rsidRDefault="008F5E12" w:rsidP="009F29DC">
            <w:pPr>
              <w:rPr>
                <w:del w:id="346" w:author="Microsoft account" w:date="2021-07-25T01:35:00Z"/>
                <w:rFonts w:ascii="Times New Roman" w:hAnsi="Times New Roman" w:cs="Times New Roman"/>
                <w:b/>
                <w:sz w:val="24"/>
                <w:szCs w:val="24"/>
              </w:rPr>
            </w:pPr>
            <w:del w:id="347" w:author="Microsoft account" w:date="2021-07-25T01:35:00Z">
              <w:r w:rsidRPr="009F29DC" w:rsidDel="008D46BF">
                <w:rPr>
                  <w:rFonts w:ascii="Times New Roman" w:hAnsi="Times New Roman" w:cs="Times New Roman"/>
                  <w:b/>
                  <w:sz w:val="24"/>
                  <w:szCs w:val="24"/>
                </w:rPr>
                <w:delText>Education (years)</w:delText>
              </w:r>
            </w:del>
          </w:p>
        </w:tc>
        <w:tc>
          <w:tcPr>
            <w:tcW w:w="1666" w:type="pct"/>
            <w:tcPrChange w:id="348" w:author="Microsoft account" w:date="2021-07-25T02:14:00Z">
              <w:tcPr>
                <w:tcW w:w="2499" w:type="pct"/>
              </w:tcPr>
            </w:tcPrChange>
          </w:tcPr>
          <w:p w14:paraId="4F349BE8" w14:textId="4BBFDCC1" w:rsidR="008F5E12" w:rsidRPr="009F29DC" w:rsidDel="008D46BF" w:rsidRDefault="008F5E12" w:rsidP="009F29DC">
            <w:pPr>
              <w:jc w:val="center"/>
              <w:rPr>
                <w:del w:id="349" w:author="Microsoft account" w:date="2021-07-25T01:35:00Z"/>
                <w:rFonts w:ascii="Times New Roman" w:hAnsi="Times New Roman" w:cs="Times New Roman"/>
                <w:b/>
                <w:sz w:val="24"/>
                <w:szCs w:val="24"/>
                <w:rPrChange w:id="350" w:author="Microsoft account" w:date="2021-07-25T02:17:00Z">
                  <w:rPr>
                    <w:del w:id="351" w:author="Microsoft account" w:date="2021-07-25T01:35:00Z"/>
                    <w:rFonts w:ascii="Times New Roman" w:hAnsi="Times New Roman" w:cs="Times New Roman"/>
                    <w:b/>
                    <w:sz w:val="24"/>
                    <w:szCs w:val="24"/>
                  </w:rPr>
                </w:rPrChange>
              </w:rPr>
              <w:pPrChange w:id="352" w:author="Microsoft account" w:date="2021-07-25T02:17:00Z">
                <w:pPr>
                  <w:jc w:val="center"/>
                </w:pPr>
              </w:pPrChange>
            </w:pPr>
            <w:del w:id="353" w:author="Microsoft account" w:date="2021-07-25T01:35:00Z">
              <w:r w:rsidRPr="009F29DC" w:rsidDel="008D46BF">
                <w:rPr>
                  <w:rFonts w:ascii="Times New Roman" w:hAnsi="Times New Roman" w:cs="Times New Roman"/>
                  <w:b/>
                  <w:sz w:val="24"/>
                  <w:szCs w:val="24"/>
                  <w:rPrChange w:id="354" w:author="Microsoft account" w:date="2021-07-25T02:17:00Z">
                    <w:rPr>
                      <w:rFonts w:ascii="Times New Roman" w:hAnsi="Times New Roman" w:cs="Times New Roman"/>
                      <w:b/>
                      <w:sz w:val="24"/>
                      <w:szCs w:val="24"/>
                    </w:rPr>
                  </w:rPrChange>
                </w:rPr>
                <w:delText>-0.563</w:delText>
              </w:r>
            </w:del>
          </w:p>
        </w:tc>
        <w:tc>
          <w:tcPr>
            <w:tcW w:w="1666" w:type="pct"/>
            <w:tcPrChange w:id="355" w:author="Microsoft account" w:date="2021-07-25T02:14:00Z">
              <w:tcPr>
                <w:tcW w:w="1" w:type="pct"/>
              </w:tcPr>
            </w:tcPrChange>
          </w:tcPr>
          <w:p w14:paraId="0F67A70E" w14:textId="77777777" w:rsidR="008F5E12" w:rsidRPr="009F29DC" w:rsidDel="008D46BF" w:rsidRDefault="008F5E12" w:rsidP="009F29DC">
            <w:pPr>
              <w:rPr>
                <w:ins w:id="356" w:author="Microsoft account" w:date="2021-07-25T02:14:00Z"/>
                <w:rFonts w:ascii="Times New Roman" w:hAnsi="Times New Roman" w:cs="Times New Roman"/>
                <w:b/>
                <w:sz w:val="24"/>
                <w:szCs w:val="24"/>
                <w:rPrChange w:id="357" w:author="Microsoft account" w:date="2021-07-25T02:17:00Z">
                  <w:rPr>
                    <w:ins w:id="358" w:author="Microsoft account" w:date="2021-07-25T02:14:00Z"/>
                    <w:rFonts w:ascii="Times New Roman" w:hAnsi="Times New Roman" w:cs="Times New Roman"/>
                    <w:b/>
                    <w:sz w:val="24"/>
                    <w:szCs w:val="24"/>
                  </w:rPr>
                </w:rPrChange>
              </w:rPr>
              <w:pPrChange w:id="359" w:author="Microsoft account" w:date="2021-07-25T02:17:00Z">
                <w:pPr/>
              </w:pPrChange>
            </w:pPr>
          </w:p>
        </w:tc>
      </w:tr>
    </w:tbl>
    <w:p w14:paraId="4F349BEB" w14:textId="77777777" w:rsidR="002F02CD" w:rsidDel="009F29DC" w:rsidRDefault="0092758B" w:rsidP="009F29DC">
      <w:pPr>
        <w:spacing w:after="0" w:line="240" w:lineRule="auto"/>
        <w:rPr>
          <w:del w:id="360" w:author="Microsoft account" w:date="2021-07-25T02:16:00Z"/>
          <w:rFonts w:ascii="Times New Roman" w:hAnsi="Times New Roman" w:cs="Times New Roman"/>
          <w:sz w:val="24"/>
          <w:szCs w:val="24"/>
        </w:rPr>
        <w:pPrChange w:id="361" w:author="Microsoft account" w:date="2021-07-25T02:17:00Z">
          <w:pPr>
            <w:spacing w:after="0" w:line="360" w:lineRule="auto"/>
          </w:pPr>
        </w:pPrChange>
      </w:pPr>
      <w:r w:rsidRPr="009F29DC">
        <w:rPr>
          <w:rFonts w:ascii="Times New Roman" w:hAnsi="Times New Roman" w:cs="Times New Roman"/>
          <w:sz w:val="24"/>
          <w:szCs w:val="24"/>
        </w:rPr>
        <w:t>** TWO</w:t>
      </w:r>
      <w:r w:rsidR="00882B3B" w:rsidRPr="009F29DC">
        <w:rPr>
          <w:rFonts w:ascii="Times New Roman" w:hAnsi="Times New Roman" w:cs="Times New Roman"/>
          <w:sz w:val="24"/>
          <w:szCs w:val="24"/>
        </w:rPr>
        <w:t xml:space="preserve"> components extracted from matrix; Extraction method = Principal component analysis; Loadings greater than 0.3 are in bold.</w:t>
      </w:r>
    </w:p>
    <w:p w14:paraId="20E33139" w14:textId="77777777" w:rsidR="009F29DC" w:rsidRPr="009F29DC" w:rsidRDefault="009F29DC" w:rsidP="009F29DC">
      <w:pPr>
        <w:spacing w:after="0" w:line="240" w:lineRule="auto"/>
        <w:rPr>
          <w:ins w:id="362" w:author="Microsoft account" w:date="2021-07-25T02:18:00Z"/>
          <w:rFonts w:ascii="Times New Roman" w:hAnsi="Times New Roman" w:cs="Times New Roman"/>
          <w:sz w:val="24"/>
          <w:szCs w:val="24"/>
        </w:rPr>
        <w:pPrChange w:id="363" w:author="Microsoft account" w:date="2021-07-25T02:17:00Z">
          <w:pPr>
            <w:spacing w:after="0" w:line="360" w:lineRule="auto"/>
          </w:pPr>
        </w:pPrChange>
      </w:pPr>
    </w:p>
    <w:p w14:paraId="4F349BEC" w14:textId="77777777" w:rsidR="00181F39" w:rsidRPr="009F29DC" w:rsidRDefault="00181F39" w:rsidP="009F29DC">
      <w:pPr>
        <w:spacing w:after="0" w:line="240" w:lineRule="auto"/>
        <w:rPr>
          <w:rFonts w:ascii="Times New Roman" w:hAnsi="Times New Roman" w:cs="Times New Roman"/>
          <w:sz w:val="24"/>
          <w:szCs w:val="24"/>
          <w:rPrChange w:id="364" w:author="Microsoft account" w:date="2021-07-25T02:17:00Z">
            <w:rPr>
              <w:rFonts w:ascii="Times New Roman" w:hAnsi="Times New Roman" w:cs="Times New Roman"/>
              <w:sz w:val="24"/>
              <w:szCs w:val="24"/>
            </w:rPr>
          </w:rPrChange>
        </w:rPr>
        <w:pPrChange w:id="365" w:author="Microsoft account" w:date="2021-07-25T02:17:00Z">
          <w:pPr>
            <w:spacing w:after="0" w:line="360" w:lineRule="auto"/>
          </w:pPr>
        </w:pPrChange>
      </w:pPr>
    </w:p>
    <w:p w14:paraId="4F349BED" w14:textId="6AED2B78" w:rsidR="00181F39" w:rsidRDefault="00181F39" w:rsidP="009F29DC">
      <w:pPr>
        <w:spacing w:after="0" w:line="240" w:lineRule="auto"/>
        <w:rPr>
          <w:ins w:id="366" w:author="Microsoft account" w:date="2021-07-25T02:18:00Z"/>
          <w:rFonts w:ascii="Times New Roman" w:hAnsi="Times New Roman" w:cs="Times New Roman"/>
          <w:sz w:val="24"/>
          <w:szCs w:val="24"/>
        </w:rPr>
        <w:pPrChange w:id="367" w:author="Microsoft account" w:date="2021-07-25T02:17:00Z">
          <w:pPr>
            <w:spacing w:after="0" w:line="360" w:lineRule="auto"/>
          </w:pPr>
        </w:pPrChange>
      </w:pPr>
      <w:r w:rsidRPr="009F29DC">
        <w:rPr>
          <w:rFonts w:ascii="Times New Roman" w:hAnsi="Times New Roman" w:cs="Times New Roman"/>
          <w:sz w:val="24"/>
          <w:szCs w:val="24"/>
          <w:rPrChange w:id="368" w:author="Microsoft account" w:date="2021-07-25T02:17:00Z">
            <w:rPr>
              <w:rFonts w:ascii="Times New Roman" w:hAnsi="Times New Roman" w:cs="Times New Roman"/>
              <w:sz w:val="24"/>
              <w:szCs w:val="24"/>
            </w:rPr>
          </w:rPrChange>
        </w:rPr>
        <w:t xml:space="preserve">The rules of classifying the factor loadings as "strong," "medium," and "weak," corresponding to absolute loading values of &gt;0.75, 0.75– 0.50, and 0.50–0.30, respectively </w:t>
      </w:r>
      <w:r w:rsidRPr="009F29DC">
        <w:rPr>
          <w:rFonts w:ascii="Times New Roman" w:hAnsi="Times New Roman" w:cs="Times New Roman"/>
          <w:sz w:val="24"/>
          <w:szCs w:val="24"/>
        </w:rPr>
        <w:fldChar w:fldCharType="begin" w:fldLock="1"/>
      </w:r>
      <w:r w:rsidR="009F29DC">
        <w:rPr>
          <w:rFonts w:ascii="Times New Roman" w:hAnsi="Times New Roman" w:cs="Times New Roman"/>
          <w:sz w:val="24"/>
          <w:szCs w:val="24"/>
        </w:rPr>
        <w:instrText>ADDIN CSL_CITATION {"citationItems":[{"id":"ITEM-1","itemData":{"DOI":"10.1016/S0048-9697(02)00683-6","ISSN":"0048-9697","abstract":"Factor analysis is applied to 28 groundwater samples collected from wells in the coastal blackfoot disease area of Yun-Lin, Taiwan. Correlations among 13 hydrochemical parameters are statistically examined. A two-factor model is suggested and explains over 77.8% of the total groundwater quality variation. Factor 1 (seawater salinization) includes concentrations of EC, TDS, Cl−, SO42−, Na+, K+ and Mg2+, and Factor 2 (arsenic pollutant) includes concentrations of Alk, TOC and arsenic. Maps are drawn to show the geographical distribution of the factors. These maps delineate high salinity and arsenic concentrations. The geographical distribution of the factor scores at individual wells does not reveal the sources of the constituents, which are instead, deduced from geological and hydrological evidence. The areas of high seawater salinization and arsenic pollution correspond well to the groundwater over-pumping area. Over-pumping of the local groundwater causes land subsidence and gradual salinization by seawater. The over-pumping also introduces excess dissolved oxygen that oxidizes the immobile minerals, releases arsenic by reductive dissolution of arsenic-rich iron oxyhydroxides and increases the arsenic concentration in water. The over-extraction of groundwater is the major cause of groundwater salinization and arsenic pollution in the coastal area of Yun-Lin, Taiwan.","author":[{"dropping-particle":"","family":"Liu","given":"Chen-Wuing","non-dropping-particle":"","parse-names":false,"suffix":""},{"dropping-particle":"","family":"Lin","given":"Kao-Hung","non-dropping-particle":"","parse-names":false,"suffix":""},{"dropping-particle":"","family":"Kuo","given":"Yi-Ming","non-dropping-particle":"","parse-names":false,"suffix":""}],"container-title":"Science of The Total Environment","id":"ITEM-1","issue":"1-3","issued":{"date-parts":[["2003","9","1"]]},"page":"77-89","publisher":"Elsevier","title":"Application of factor analysis in the assessment of groundwater quality in a blackfoot disease area in Taiwan","type":"article-journal","volume":"313"},"uris":["http://www.mendeley.com/documents/?uuid=e4ad92f1-0207-3306-9dc0-557afbb14246"]}],"mendeley":{"formattedCitation":"(Liu, Lin and Kuo, 2003)","plainTextFormattedCitation":"(Liu, Lin and Kuo, 2003)","previouslyFormattedCitation":"(Liu, Lin, &amp; Kuo, 2003)"},"properties":{"noteIndex":0},"schema":"https://github.com/citation-style-language/schema/raw/master/csl-citation.json"}</w:instrText>
      </w:r>
      <w:r w:rsidRPr="009F29DC">
        <w:rPr>
          <w:rFonts w:ascii="Times New Roman" w:hAnsi="Times New Roman" w:cs="Times New Roman"/>
          <w:sz w:val="24"/>
          <w:szCs w:val="24"/>
          <w:rPrChange w:id="369" w:author="Microsoft account" w:date="2021-07-25T02:17:00Z">
            <w:rPr>
              <w:rFonts w:ascii="Times New Roman" w:hAnsi="Times New Roman" w:cs="Times New Roman"/>
              <w:sz w:val="24"/>
              <w:szCs w:val="24"/>
            </w:rPr>
          </w:rPrChange>
        </w:rPr>
        <w:fldChar w:fldCharType="separate"/>
      </w:r>
      <w:r w:rsidR="009F29DC" w:rsidRPr="009F29DC">
        <w:rPr>
          <w:rFonts w:ascii="Times New Roman" w:hAnsi="Times New Roman" w:cs="Times New Roman"/>
          <w:noProof/>
          <w:sz w:val="24"/>
          <w:szCs w:val="24"/>
        </w:rPr>
        <w:t>(Liu, Lin and Kuo, 2003)</w:t>
      </w:r>
      <w:r w:rsidRPr="009F29DC">
        <w:rPr>
          <w:rFonts w:ascii="Times New Roman" w:hAnsi="Times New Roman" w:cs="Times New Roman"/>
          <w:sz w:val="24"/>
          <w:szCs w:val="24"/>
        </w:rPr>
        <w:fldChar w:fldCharType="end"/>
      </w:r>
      <w:r w:rsidRPr="009F29DC">
        <w:rPr>
          <w:rFonts w:ascii="Times New Roman" w:hAnsi="Times New Roman" w:cs="Times New Roman"/>
          <w:sz w:val="24"/>
          <w:szCs w:val="24"/>
        </w:rPr>
        <w:t>. Factors variance exceeded 70% and they are sufficient to explain the mechanisms that controlling the KAP of blood donation.</w:t>
      </w:r>
    </w:p>
    <w:p w14:paraId="46E409E9" w14:textId="77777777" w:rsidR="009F29DC" w:rsidRPr="009F29DC" w:rsidRDefault="009F29DC" w:rsidP="009F29DC">
      <w:pPr>
        <w:spacing w:after="0" w:line="240" w:lineRule="auto"/>
        <w:rPr>
          <w:rFonts w:ascii="Times New Roman" w:hAnsi="Times New Roman" w:cs="Times New Roman"/>
          <w:sz w:val="24"/>
          <w:szCs w:val="24"/>
        </w:rPr>
        <w:pPrChange w:id="370" w:author="Microsoft account" w:date="2021-07-25T02:17:00Z">
          <w:pPr>
            <w:spacing w:after="0" w:line="360" w:lineRule="auto"/>
          </w:pPr>
        </w:pPrChange>
      </w:pPr>
    </w:p>
    <w:p w14:paraId="4F349BEE" w14:textId="3CC3A3D6" w:rsidR="000956EF" w:rsidRPr="009F29DC" w:rsidDel="005217E1" w:rsidRDefault="000956EF" w:rsidP="009F29DC">
      <w:pPr>
        <w:spacing w:after="0" w:line="240" w:lineRule="auto"/>
        <w:rPr>
          <w:del w:id="371" w:author="Microsoft account" w:date="2021-07-25T02:16:00Z"/>
          <w:rFonts w:ascii="Times New Roman" w:hAnsi="Times New Roman" w:cs="Times New Roman"/>
          <w:sz w:val="24"/>
          <w:szCs w:val="24"/>
          <w:rPrChange w:id="372" w:author="Microsoft account" w:date="2021-07-25T02:17:00Z">
            <w:rPr>
              <w:del w:id="373" w:author="Microsoft account" w:date="2021-07-25T02:16:00Z"/>
              <w:rFonts w:ascii="Times New Roman" w:hAnsi="Times New Roman" w:cs="Times New Roman"/>
              <w:sz w:val="24"/>
              <w:szCs w:val="24"/>
            </w:rPr>
          </w:rPrChange>
        </w:rPr>
        <w:pPrChange w:id="374" w:author="Microsoft account" w:date="2021-07-25T02:17:00Z">
          <w:pPr>
            <w:spacing w:after="0" w:line="360" w:lineRule="auto"/>
          </w:pPr>
        </w:pPrChange>
      </w:pPr>
    </w:p>
    <w:tbl>
      <w:tblPr>
        <w:tblStyle w:val="TableGrid"/>
        <w:tblW w:w="0" w:type="auto"/>
        <w:tblLook w:val="04A0" w:firstRow="1" w:lastRow="0" w:firstColumn="1" w:lastColumn="0" w:noHBand="0" w:noVBand="1"/>
      </w:tblPr>
      <w:tblGrid>
        <w:gridCol w:w="9350"/>
      </w:tblGrid>
      <w:tr w:rsidR="005474FE" w:rsidRPr="009F29DC" w:rsidDel="005217E1" w14:paraId="4F349BF0" w14:textId="44A67D1F" w:rsidTr="005474FE">
        <w:trPr>
          <w:del w:id="375" w:author="Microsoft account" w:date="2021-07-25T02:16:00Z"/>
        </w:trPr>
        <w:tc>
          <w:tcPr>
            <w:tcW w:w="9350" w:type="dxa"/>
          </w:tcPr>
          <w:p w14:paraId="4F349BEF" w14:textId="6798FC2D" w:rsidR="005474FE" w:rsidRPr="009F29DC" w:rsidDel="005217E1" w:rsidRDefault="00BB2030" w:rsidP="009F29DC">
            <w:pPr>
              <w:tabs>
                <w:tab w:val="left" w:pos="2010"/>
              </w:tabs>
              <w:jc w:val="center"/>
              <w:rPr>
                <w:del w:id="376" w:author="Microsoft account" w:date="2021-07-25T02:16:00Z"/>
                <w:rFonts w:ascii="Times New Roman" w:hAnsi="Times New Roman" w:cs="Times New Roman"/>
                <w:sz w:val="24"/>
                <w:szCs w:val="24"/>
              </w:rPr>
            </w:pPr>
            <w:del w:id="377" w:author="Microsoft account" w:date="2021-07-25T02:16:00Z">
              <w:r w:rsidRPr="009F29DC" w:rsidDel="005217E1">
                <w:rPr>
                  <w:rFonts w:ascii="Times New Roman" w:hAnsi="Times New Roman" w:cs="Times New Roman"/>
                  <w:noProof/>
                  <w:sz w:val="24"/>
                  <w:szCs w:val="24"/>
                  <w:lang w:bidi="bn-IN"/>
                </w:rPr>
                <w:drawing>
                  <wp:inline distT="0" distB="0" distL="0" distR="0" wp14:anchorId="4F349C61" wp14:editId="4F349C62">
                    <wp:extent cx="4906978" cy="3503930"/>
                    <wp:effectExtent l="0" t="0" r="8255" b="1270"/>
                    <wp:docPr id="6" name="Picture 6" descr="E:\ResearchProject\Sorowar Sir\reblooddonationmanuscriptstatisticalanalysis\Rplot0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searchProject\Sorowar Sir\reblooddonationmanuscriptstatisticalanalysis\Rplot08.tiff"/>
                            <pic:cNvPicPr>
                              <a:picLocks noChangeAspect="1" noChangeArrowheads="1"/>
                            </pic:cNvPicPr>
                          </pic:nvPicPr>
                          <pic:blipFill rotWithShape="1">
                            <a:blip r:embed="rId8">
                              <a:extLst>
                                <a:ext uri="{28A0092B-C50C-407E-A947-70E740481C1C}">
                                  <a14:useLocalDpi xmlns:a14="http://schemas.microsoft.com/office/drawing/2010/main" val="0"/>
                                </a:ext>
                              </a:extLst>
                            </a:blip>
                            <a:srcRect l="18904" r="20467" b="-4"/>
                            <a:stretch/>
                          </pic:blipFill>
                          <pic:spPr bwMode="auto">
                            <a:xfrm>
                              <a:off x="0" y="0"/>
                              <a:ext cx="4907214" cy="3504098"/>
                            </a:xfrm>
                            <a:prstGeom prst="rect">
                              <a:avLst/>
                            </a:prstGeom>
                            <a:noFill/>
                            <a:ln>
                              <a:noFill/>
                            </a:ln>
                            <a:extLst>
                              <a:ext uri="{53640926-AAD7-44D8-BBD7-CCE9431645EC}">
                                <a14:shadowObscured xmlns:a14="http://schemas.microsoft.com/office/drawing/2010/main"/>
                              </a:ext>
                            </a:extLst>
                          </pic:spPr>
                        </pic:pic>
                      </a:graphicData>
                    </a:graphic>
                  </wp:inline>
                </w:drawing>
              </w:r>
            </w:del>
          </w:p>
        </w:tc>
      </w:tr>
      <w:tr w:rsidR="005474FE" w:rsidRPr="009F29DC" w:rsidDel="005217E1" w14:paraId="4F349BF2" w14:textId="54A14189" w:rsidTr="005474FE">
        <w:trPr>
          <w:del w:id="378" w:author="Microsoft account" w:date="2021-07-25T02:16:00Z"/>
        </w:trPr>
        <w:tc>
          <w:tcPr>
            <w:tcW w:w="9350" w:type="dxa"/>
          </w:tcPr>
          <w:p w14:paraId="4F349BF1" w14:textId="1CD5E43A" w:rsidR="007341D2" w:rsidRPr="009F29DC" w:rsidDel="005217E1" w:rsidRDefault="005B7B7D" w:rsidP="009F29DC">
            <w:pPr>
              <w:rPr>
                <w:del w:id="379" w:author="Microsoft account" w:date="2021-07-25T02:16:00Z"/>
                <w:rFonts w:ascii="Times New Roman" w:hAnsi="Times New Roman" w:cs="Times New Roman"/>
                <w:b/>
                <w:sz w:val="24"/>
                <w:szCs w:val="24"/>
              </w:rPr>
            </w:pPr>
            <w:commentRangeStart w:id="380"/>
            <w:commentRangeStart w:id="381"/>
            <w:del w:id="382" w:author="Microsoft account" w:date="2021-07-25T02:16:00Z">
              <w:r w:rsidRPr="009F29DC" w:rsidDel="005217E1">
                <w:rPr>
                  <w:rFonts w:ascii="Times New Roman" w:hAnsi="Times New Roman" w:cs="Times New Roman"/>
                  <w:b/>
                  <w:sz w:val="24"/>
                  <w:szCs w:val="24"/>
                </w:rPr>
                <w:delText>Figure 2</w:delText>
              </w:r>
              <w:commentRangeEnd w:id="380"/>
              <w:r w:rsidR="002C58C2" w:rsidRPr="009F29DC" w:rsidDel="005217E1">
                <w:rPr>
                  <w:rStyle w:val="CommentReference"/>
                  <w:rFonts w:ascii="Times New Roman" w:hAnsi="Times New Roman" w:cs="Times New Roman"/>
                  <w:sz w:val="24"/>
                  <w:szCs w:val="24"/>
                  <w:rPrChange w:id="383" w:author="Microsoft account" w:date="2021-07-25T02:17:00Z">
                    <w:rPr>
                      <w:rStyle w:val="CommentReference"/>
                    </w:rPr>
                  </w:rPrChange>
                </w:rPr>
                <w:commentReference w:id="380"/>
              </w:r>
              <w:commentRangeEnd w:id="381"/>
              <w:r w:rsidR="004A24DB" w:rsidRPr="009F29DC" w:rsidDel="005217E1">
                <w:rPr>
                  <w:rStyle w:val="CommentReference"/>
                  <w:rFonts w:ascii="Times New Roman" w:hAnsi="Times New Roman" w:cs="Times New Roman"/>
                  <w:sz w:val="24"/>
                  <w:szCs w:val="24"/>
                  <w:rPrChange w:id="384" w:author="Microsoft account" w:date="2021-07-25T02:17:00Z">
                    <w:rPr>
                      <w:rStyle w:val="CommentReference"/>
                    </w:rPr>
                  </w:rPrChange>
                </w:rPr>
                <w:commentReference w:id="381"/>
              </w:r>
              <w:r w:rsidRPr="009F29DC" w:rsidDel="005217E1">
                <w:rPr>
                  <w:rFonts w:ascii="Times New Roman" w:hAnsi="Times New Roman" w:cs="Times New Roman"/>
                  <w:b/>
                  <w:sz w:val="24"/>
                  <w:szCs w:val="24"/>
                </w:rPr>
                <w:delText>.</w:delText>
              </w:r>
              <w:r w:rsidR="002B10EA" w:rsidRPr="009F29DC" w:rsidDel="005217E1">
                <w:rPr>
                  <w:rFonts w:ascii="Times New Roman" w:hAnsi="Times New Roman" w:cs="Times New Roman"/>
                  <w:b/>
                  <w:sz w:val="24"/>
                  <w:szCs w:val="24"/>
                </w:rPr>
                <w:delText xml:space="preserve"> </w:delText>
              </w:r>
              <w:r w:rsidR="007341D2" w:rsidRPr="009F29DC" w:rsidDel="005217E1">
                <w:rPr>
                  <w:rFonts w:ascii="Times New Roman" w:hAnsi="Times New Roman" w:cs="Times New Roman"/>
                  <w:b/>
                  <w:sz w:val="24"/>
                  <w:szCs w:val="24"/>
                </w:rPr>
                <w:delText>PCA</w:delText>
              </w:r>
              <w:r w:rsidR="002B10EA" w:rsidRPr="009F29DC" w:rsidDel="005217E1">
                <w:rPr>
                  <w:rFonts w:ascii="Times New Roman" w:hAnsi="Times New Roman" w:cs="Times New Roman"/>
                  <w:b/>
                  <w:sz w:val="24"/>
                  <w:szCs w:val="24"/>
                </w:rPr>
                <w:delText xml:space="preserve"> of knowledge, attitudes, and practices toward blood donation.</w:delText>
              </w:r>
            </w:del>
          </w:p>
        </w:tc>
      </w:tr>
    </w:tbl>
    <w:p w14:paraId="4F349BF3" w14:textId="495C1503" w:rsidR="00E572DB" w:rsidRPr="009F29DC" w:rsidDel="005217E1" w:rsidRDefault="00E572DB" w:rsidP="009F29DC">
      <w:pPr>
        <w:spacing w:after="0" w:line="240" w:lineRule="auto"/>
        <w:rPr>
          <w:del w:id="385" w:author="Microsoft account" w:date="2021-07-25T02:16:00Z"/>
          <w:rFonts w:ascii="Times New Roman" w:hAnsi="Times New Roman" w:cs="Times New Roman"/>
          <w:sz w:val="24"/>
          <w:szCs w:val="24"/>
        </w:rPr>
        <w:pPrChange w:id="386" w:author="Microsoft account" w:date="2021-07-25T02:17:00Z">
          <w:pPr/>
        </w:pPrChange>
      </w:pPr>
    </w:p>
    <w:p w14:paraId="6235C8B8" w14:textId="6C9EF1AC" w:rsidR="003326F6" w:rsidRPr="009F29DC" w:rsidDel="005217E1" w:rsidRDefault="003326F6" w:rsidP="009F29DC">
      <w:pPr>
        <w:spacing w:after="0" w:line="240" w:lineRule="auto"/>
        <w:rPr>
          <w:del w:id="387" w:author="Microsoft account" w:date="2021-07-25T02:16:00Z"/>
          <w:rFonts w:ascii="Times New Roman" w:hAnsi="Times New Roman" w:cs="Times New Roman"/>
          <w:b/>
          <w:sz w:val="24"/>
          <w:szCs w:val="24"/>
          <w:rPrChange w:id="388" w:author="Microsoft account" w:date="2021-07-25T02:17:00Z">
            <w:rPr>
              <w:del w:id="389" w:author="Microsoft account" w:date="2021-07-25T02:16:00Z"/>
              <w:rFonts w:ascii="Times New Roman" w:hAnsi="Times New Roman" w:cs="Times New Roman"/>
              <w:b/>
              <w:sz w:val="24"/>
              <w:szCs w:val="24"/>
            </w:rPr>
          </w:rPrChange>
        </w:rPr>
        <w:pPrChange w:id="390" w:author="Microsoft account" w:date="2021-07-25T02:17:00Z">
          <w:pPr/>
        </w:pPrChange>
      </w:pPr>
    </w:p>
    <w:p w14:paraId="04B72D1C" w14:textId="28AA4EAB" w:rsidR="003326F6" w:rsidRPr="009F29DC" w:rsidDel="005217E1" w:rsidRDefault="003326F6" w:rsidP="009F29DC">
      <w:pPr>
        <w:spacing w:after="0" w:line="240" w:lineRule="auto"/>
        <w:rPr>
          <w:del w:id="391" w:author="Microsoft account" w:date="2021-07-25T02:16:00Z"/>
          <w:rFonts w:ascii="Times New Roman" w:hAnsi="Times New Roman" w:cs="Times New Roman"/>
          <w:b/>
          <w:sz w:val="24"/>
          <w:szCs w:val="24"/>
          <w:rPrChange w:id="392" w:author="Microsoft account" w:date="2021-07-25T02:17:00Z">
            <w:rPr>
              <w:del w:id="393" w:author="Microsoft account" w:date="2021-07-25T02:16:00Z"/>
              <w:rFonts w:ascii="Times New Roman" w:hAnsi="Times New Roman" w:cs="Times New Roman"/>
              <w:b/>
              <w:sz w:val="24"/>
              <w:szCs w:val="24"/>
            </w:rPr>
          </w:rPrChange>
        </w:rPr>
        <w:pPrChange w:id="394" w:author="Microsoft account" w:date="2021-07-25T02:17:00Z">
          <w:pPr/>
        </w:pPrChange>
      </w:pPr>
    </w:p>
    <w:p w14:paraId="7330108C" w14:textId="2898C147" w:rsidR="003326F6" w:rsidRPr="009F29DC" w:rsidDel="005217E1" w:rsidRDefault="003326F6" w:rsidP="009F29DC">
      <w:pPr>
        <w:spacing w:after="0" w:line="240" w:lineRule="auto"/>
        <w:rPr>
          <w:del w:id="395" w:author="Microsoft account" w:date="2021-07-25T02:16:00Z"/>
          <w:rFonts w:ascii="Times New Roman" w:hAnsi="Times New Roman" w:cs="Times New Roman"/>
          <w:b/>
          <w:sz w:val="24"/>
          <w:szCs w:val="24"/>
          <w:rPrChange w:id="396" w:author="Microsoft account" w:date="2021-07-25T02:17:00Z">
            <w:rPr>
              <w:del w:id="397" w:author="Microsoft account" w:date="2021-07-25T02:16:00Z"/>
              <w:rFonts w:ascii="Times New Roman" w:hAnsi="Times New Roman" w:cs="Times New Roman"/>
              <w:b/>
              <w:sz w:val="24"/>
              <w:szCs w:val="24"/>
            </w:rPr>
          </w:rPrChange>
        </w:rPr>
        <w:pPrChange w:id="398" w:author="Microsoft account" w:date="2021-07-25T02:17:00Z">
          <w:pPr/>
        </w:pPrChange>
      </w:pPr>
    </w:p>
    <w:p w14:paraId="5AC0B552" w14:textId="073B7B64" w:rsidR="003326F6" w:rsidRPr="009F29DC" w:rsidDel="005217E1" w:rsidRDefault="003326F6" w:rsidP="009F29DC">
      <w:pPr>
        <w:spacing w:after="0" w:line="240" w:lineRule="auto"/>
        <w:rPr>
          <w:del w:id="399" w:author="Microsoft account" w:date="2021-07-25T02:16:00Z"/>
          <w:rFonts w:ascii="Times New Roman" w:hAnsi="Times New Roman" w:cs="Times New Roman"/>
          <w:b/>
          <w:sz w:val="24"/>
          <w:szCs w:val="24"/>
          <w:rPrChange w:id="400" w:author="Microsoft account" w:date="2021-07-25T02:17:00Z">
            <w:rPr>
              <w:del w:id="401" w:author="Microsoft account" w:date="2021-07-25T02:16:00Z"/>
              <w:rFonts w:ascii="Times New Roman" w:hAnsi="Times New Roman" w:cs="Times New Roman"/>
              <w:b/>
              <w:sz w:val="24"/>
              <w:szCs w:val="24"/>
            </w:rPr>
          </w:rPrChange>
        </w:rPr>
        <w:pPrChange w:id="402" w:author="Microsoft account" w:date="2021-07-25T02:17:00Z">
          <w:pPr/>
        </w:pPrChange>
      </w:pPr>
    </w:p>
    <w:p w14:paraId="3F7930E5" w14:textId="0FF96075" w:rsidR="003326F6" w:rsidRPr="009F29DC" w:rsidDel="005217E1" w:rsidRDefault="003326F6" w:rsidP="009F29DC">
      <w:pPr>
        <w:spacing w:after="0" w:line="240" w:lineRule="auto"/>
        <w:rPr>
          <w:del w:id="403" w:author="Microsoft account" w:date="2021-07-25T02:16:00Z"/>
          <w:rFonts w:ascii="Times New Roman" w:hAnsi="Times New Roman" w:cs="Times New Roman"/>
          <w:b/>
          <w:sz w:val="24"/>
          <w:szCs w:val="24"/>
          <w:rPrChange w:id="404" w:author="Microsoft account" w:date="2021-07-25T02:17:00Z">
            <w:rPr>
              <w:del w:id="405" w:author="Microsoft account" w:date="2021-07-25T02:16:00Z"/>
              <w:rFonts w:ascii="Times New Roman" w:hAnsi="Times New Roman" w:cs="Times New Roman"/>
              <w:b/>
              <w:sz w:val="24"/>
              <w:szCs w:val="24"/>
            </w:rPr>
          </w:rPrChange>
        </w:rPr>
        <w:pPrChange w:id="406" w:author="Microsoft account" w:date="2021-07-25T02:17:00Z">
          <w:pPr/>
        </w:pPrChange>
      </w:pPr>
    </w:p>
    <w:p w14:paraId="199C79EB" w14:textId="6CF613A9" w:rsidR="003326F6" w:rsidRPr="009F29DC" w:rsidDel="005217E1" w:rsidRDefault="003326F6" w:rsidP="009F29DC">
      <w:pPr>
        <w:spacing w:after="0" w:line="240" w:lineRule="auto"/>
        <w:rPr>
          <w:del w:id="407" w:author="Microsoft account" w:date="2021-07-25T02:16:00Z"/>
          <w:rFonts w:ascii="Times New Roman" w:hAnsi="Times New Roman" w:cs="Times New Roman"/>
          <w:b/>
          <w:sz w:val="24"/>
          <w:szCs w:val="24"/>
          <w:rPrChange w:id="408" w:author="Microsoft account" w:date="2021-07-25T02:17:00Z">
            <w:rPr>
              <w:del w:id="409" w:author="Microsoft account" w:date="2021-07-25T02:16:00Z"/>
              <w:rFonts w:ascii="Times New Roman" w:hAnsi="Times New Roman" w:cs="Times New Roman"/>
              <w:b/>
              <w:sz w:val="24"/>
              <w:szCs w:val="24"/>
            </w:rPr>
          </w:rPrChange>
        </w:rPr>
        <w:pPrChange w:id="410" w:author="Microsoft account" w:date="2021-07-25T02:17:00Z">
          <w:pPr/>
        </w:pPrChange>
      </w:pPr>
    </w:p>
    <w:p w14:paraId="4F349BF4" w14:textId="2755975C" w:rsidR="00C32563" w:rsidRPr="009F29DC" w:rsidRDefault="00C32563" w:rsidP="009F29DC">
      <w:pPr>
        <w:spacing w:after="0" w:line="240" w:lineRule="auto"/>
        <w:rPr>
          <w:rFonts w:ascii="Times New Roman" w:hAnsi="Times New Roman" w:cs="Times New Roman"/>
          <w:b/>
          <w:sz w:val="24"/>
          <w:szCs w:val="24"/>
        </w:rPr>
        <w:pPrChange w:id="411" w:author="Microsoft account" w:date="2021-07-25T02:17:00Z">
          <w:pPr/>
        </w:pPrChange>
      </w:pPr>
      <w:commentRangeStart w:id="412"/>
      <w:commentRangeStart w:id="413"/>
      <w:r w:rsidRPr="009F29DC">
        <w:rPr>
          <w:rFonts w:ascii="Times New Roman" w:hAnsi="Times New Roman" w:cs="Times New Roman"/>
          <w:b/>
          <w:sz w:val="24"/>
          <w:szCs w:val="24"/>
          <w:rPrChange w:id="414" w:author="Microsoft account" w:date="2021-07-25T02:17:00Z">
            <w:rPr>
              <w:rFonts w:ascii="Times New Roman" w:hAnsi="Times New Roman" w:cs="Times New Roman"/>
              <w:b/>
              <w:sz w:val="24"/>
              <w:szCs w:val="24"/>
            </w:rPr>
          </w:rPrChange>
        </w:rPr>
        <w:t>Table 4.</w:t>
      </w:r>
      <w:commentRangeEnd w:id="412"/>
      <w:r w:rsidR="00630C9F" w:rsidRPr="009F29DC">
        <w:rPr>
          <w:rStyle w:val="CommentReference"/>
          <w:rFonts w:ascii="Times New Roman" w:hAnsi="Times New Roman" w:cs="Times New Roman"/>
          <w:sz w:val="24"/>
          <w:szCs w:val="24"/>
          <w:rPrChange w:id="415" w:author="Microsoft account" w:date="2021-07-25T02:17:00Z">
            <w:rPr>
              <w:rStyle w:val="CommentReference"/>
            </w:rPr>
          </w:rPrChange>
        </w:rPr>
        <w:commentReference w:id="412"/>
      </w:r>
      <w:commentRangeEnd w:id="413"/>
      <w:r w:rsidR="004A24DB" w:rsidRPr="009F29DC">
        <w:rPr>
          <w:rStyle w:val="CommentReference"/>
          <w:rFonts w:ascii="Times New Roman" w:hAnsi="Times New Roman" w:cs="Times New Roman"/>
          <w:sz w:val="24"/>
          <w:szCs w:val="24"/>
          <w:rPrChange w:id="416" w:author="Microsoft account" w:date="2021-07-25T02:17:00Z">
            <w:rPr>
              <w:rStyle w:val="CommentReference"/>
            </w:rPr>
          </w:rPrChange>
        </w:rPr>
        <w:commentReference w:id="413"/>
      </w:r>
      <w:r w:rsidR="007341D2" w:rsidRPr="009F29DC">
        <w:rPr>
          <w:rFonts w:ascii="Times New Roman" w:hAnsi="Times New Roman" w:cs="Times New Roman"/>
          <w:b/>
          <w:sz w:val="24"/>
          <w:szCs w:val="24"/>
        </w:rPr>
        <w:t xml:space="preserve"> Relationship between respondents’ knowledge, attitudes and practices toward donating blood.</w:t>
      </w:r>
    </w:p>
    <w:tbl>
      <w:tblPr>
        <w:tblStyle w:val="TableGrid"/>
        <w:tblW w:w="0" w:type="auto"/>
        <w:jc w:val="center"/>
        <w:tblLook w:val="04A0" w:firstRow="1" w:lastRow="0" w:firstColumn="1" w:lastColumn="0" w:noHBand="0" w:noVBand="1"/>
      </w:tblPr>
      <w:tblGrid>
        <w:gridCol w:w="1137"/>
        <w:gridCol w:w="1146"/>
        <w:gridCol w:w="1428"/>
        <w:gridCol w:w="881"/>
        <w:gridCol w:w="1428"/>
        <w:gridCol w:w="881"/>
        <w:gridCol w:w="1520"/>
        <w:gridCol w:w="929"/>
      </w:tblGrid>
      <w:tr w:rsidR="0026560D" w:rsidRPr="009F29DC" w14:paraId="4F349BFA" w14:textId="77777777" w:rsidTr="003326F6">
        <w:trPr>
          <w:jc w:val="center"/>
        </w:trPr>
        <w:tc>
          <w:tcPr>
            <w:tcW w:w="0" w:type="auto"/>
          </w:tcPr>
          <w:p w14:paraId="4F349BF5" w14:textId="77777777" w:rsidR="0026560D" w:rsidRPr="009F29DC" w:rsidRDefault="0026560D" w:rsidP="009F29DC">
            <w:pPr>
              <w:rPr>
                <w:rFonts w:ascii="Times New Roman" w:hAnsi="Times New Roman" w:cs="Times New Roman"/>
                <w:sz w:val="24"/>
                <w:szCs w:val="24"/>
                <w:rPrChange w:id="417" w:author="Microsoft account" w:date="2021-07-25T02:17:00Z">
                  <w:rPr>
                    <w:rFonts w:ascii="Times New Roman" w:hAnsi="Times New Roman" w:cs="Times New Roman"/>
                    <w:sz w:val="24"/>
                    <w:szCs w:val="24"/>
                  </w:rPr>
                </w:rPrChange>
              </w:rPr>
            </w:pPr>
          </w:p>
        </w:tc>
        <w:tc>
          <w:tcPr>
            <w:tcW w:w="0" w:type="auto"/>
          </w:tcPr>
          <w:p w14:paraId="4F349BF6" w14:textId="77777777" w:rsidR="0026560D" w:rsidRPr="009F29DC" w:rsidRDefault="0026560D" w:rsidP="009F29DC">
            <w:pPr>
              <w:rPr>
                <w:rFonts w:ascii="Times New Roman" w:hAnsi="Times New Roman" w:cs="Times New Roman"/>
                <w:sz w:val="24"/>
                <w:szCs w:val="24"/>
                <w:rPrChange w:id="418" w:author="Microsoft account" w:date="2021-07-25T02:17:00Z">
                  <w:rPr>
                    <w:rFonts w:ascii="Times New Roman" w:hAnsi="Times New Roman" w:cs="Times New Roman"/>
                    <w:sz w:val="24"/>
                    <w:szCs w:val="24"/>
                  </w:rPr>
                </w:rPrChange>
              </w:rPr>
              <w:pPrChange w:id="419" w:author="Microsoft account" w:date="2021-07-25T02:17:00Z">
                <w:pPr/>
              </w:pPrChange>
            </w:pPr>
          </w:p>
        </w:tc>
        <w:tc>
          <w:tcPr>
            <w:tcW w:w="0" w:type="auto"/>
            <w:gridSpan w:val="2"/>
            <w:vAlign w:val="center"/>
          </w:tcPr>
          <w:p w14:paraId="4F349BF7" w14:textId="77777777" w:rsidR="0026560D" w:rsidRPr="009F29DC" w:rsidRDefault="0026560D" w:rsidP="009F29DC">
            <w:pPr>
              <w:rPr>
                <w:rFonts w:ascii="Times New Roman" w:hAnsi="Times New Roman" w:cs="Times New Roman"/>
                <w:sz w:val="24"/>
                <w:szCs w:val="24"/>
                <w:rPrChange w:id="420" w:author="Microsoft account" w:date="2021-07-25T02:17:00Z">
                  <w:rPr>
                    <w:rFonts w:ascii="Times New Roman" w:hAnsi="Times New Roman" w:cs="Times New Roman"/>
                    <w:sz w:val="24"/>
                    <w:szCs w:val="24"/>
                  </w:rPr>
                </w:rPrChange>
              </w:rPr>
              <w:pPrChange w:id="421" w:author="Microsoft account" w:date="2021-07-25T02:17:00Z">
                <w:pPr/>
              </w:pPrChange>
            </w:pPr>
            <w:r w:rsidRPr="009F29DC">
              <w:rPr>
                <w:rFonts w:ascii="Times New Roman" w:hAnsi="Times New Roman" w:cs="Times New Roman"/>
                <w:sz w:val="24"/>
                <w:szCs w:val="24"/>
                <w:rPrChange w:id="422" w:author="Microsoft account" w:date="2021-07-25T02:17:00Z">
                  <w:rPr>
                    <w:rFonts w:ascii="Times New Roman" w:hAnsi="Times New Roman" w:cs="Times New Roman"/>
                    <w:sz w:val="24"/>
                    <w:szCs w:val="24"/>
                  </w:rPr>
                </w:rPrChange>
              </w:rPr>
              <w:t>Knowledge</w:t>
            </w:r>
          </w:p>
        </w:tc>
        <w:tc>
          <w:tcPr>
            <w:tcW w:w="0" w:type="auto"/>
            <w:gridSpan w:val="2"/>
            <w:vAlign w:val="center"/>
          </w:tcPr>
          <w:p w14:paraId="4F349BF8" w14:textId="77777777" w:rsidR="0026560D" w:rsidRPr="009F29DC" w:rsidRDefault="0026560D" w:rsidP="009F29DC">
            <w:pPr>
              <w:rPr>
                <w:rFonts w:ascii="Times New Roman" w:hAnsi="Times New Roman" w:cs="Times New Roman"/>
                <w:sz w:val="24"/>
                <w:szCs w:val="24"/>
                <w:rPrChange w:id="423" w:author="Microsoft account" w:date="2021-07-25T02:17:00Z">
                  <w:rPr>
                    <w:rFonts w:ascii="Times New Roman" w:hAnsi="Times New Roman" w:cs="Times New Roman"/>
                    <w:sz w:val="24"/>
                    <w:szCs w:val="24"/>
                  </w:rPr>
                </w:rPrChange>
              </w:rPr>
              <w:pPrChange w:id="424" w:author="Microsoft account" w:date="2021-07-25T02:17:00Z">
                <w:pPr/>
              </w:pPrChange>
            </w:pPr>
            <w:r w:rsidRPr="009F29DC">
              <w:rPr>
                <w:rFonts w:ascii="Times New Roman" w:hAnsi="Times New Roman" w:cs="Times New Roman"/>
                <w:sz w:val="24"/>
                <w:szCs w:val="24"/>
                <w:rPrChange w:id="425" w:author="Microsoft account" w:date="2021-07-25T02:17:00Z">
                  <w:rPr>
                    <w:rFonts w:ascii="Times New Roman" w:hAnsi="Times New Roman" w:cs="Times New Roman"/>
                    <w:sz w:val="24"/>
                    <w:szCs w:val="24"/>
                  </w:rPr>
                </w:rPrChange>
              </w:rPr>
              <w:t>Attitude</w:t>
            </w:r>
          </w:p>
        </w:tc>
        <w:tc>
          <w:tcPr>
            <w:tcW w:w="0" w:type="auto"/>
            <w:gridSpan w:val="2"/>
            <w:vAlign w:val="center"/>
          </w:tcPr>
          <w:p w14:paraId="4F349BF9" w14:textId="77777777" w:rsidR="0026560D" w:rsidRPr="009F29DC" w:rsidRDefault="0026560D" w:rsidP="009F29DC">
            <w:pPr>
              <w:rPr>
                <w:rFonts w:ascii="Times New Roman" w:hAnsi="Times New Roman" w:cs="Times New Roman"/>
                <w:sz w:val="24"/>
                <w:szCs w:val="24"/>
                <w:rPrChange w:id="426" w:author="Microsoft account" w:date="2021-07-25T02:17:00Z">
                  <w:rPr>
                    <w:rFonts w:ascii="Times New Roman" w:hAnsi="Times New Roman" w:cs="Times New Roman"/>
                    <w:sz w:val="24"/>
                    <w:szCs w:val="24"/>
                  </w:rPr>
                </w:rPrChange>
              </w:rPr>
              <w:pPrChange w:id="427" w:author="Microsoft account" w:date="2021-07-25T02:17:00Z">
                <w:pPr/>
              </w:pPrChange>
            </w:pPr>
            <w:r w:rsidRPr="009F29DC">
              <w:rPr>
                <w:rFonts w:ascii="Times New Roman" w:hAnsi="Times New Roman" w:cs="Times New Roman"/>
                <w:sz w:val="24"/>
                <w:szCs w:val="24"/>
                <w:rPrChange w:id="428" w:author="Microsoft account" w:date="2021-07-25T02:17:00Z">
                  <w:rPr>
                    <w:rFonts w:ascii="Times New Roman" w:hAnsi="Times New Roman" w:cs="Times New Roman"/>
                    <w:sz w:val="24"/>
                    <w:szCs w:val="24"/>
                  </w:rPr>
                </w:rPrChange>
              </w:rPr>
              <w:t>Practice</w:t>
            </w:r>
          </w:p>
        </w:tc>
      </w:tr>
      <w:tr w:rsidR="00720079" w:rsidRPr="009F29DC" w14:paraId="4F349C03" w14:textId="77777777" w:rsidTr="003326F6">
        <w:trPr>
          <w:jc w:val="center"/>
        </w:trPr>
        <w:tc>
          <w:tcPr>
            <w:tcW w:w="0" w:type="auto"/>
          </w:tcPr>
          <w:p w14:paraId="4F349BFB" w14:textId="77777777" w:rsidR="00720079" w:rsidRPr="009F29DC" w:rsidRDefault="00720079" w:rsidP="009F29DC">
            <w:pPr>
              <w:rPr>
                <w:rFonts w:ascii="Times New Roman" w:hAnsi="Times New Roman" w:cs="Times New Roman"/>
                <w:sz w:val="24"/>
                <w:szCs w:val="24"/>
              </w:rPr>
            </w:pPr>
            <w:r w:rsidRPr="009F29DC">
              <w:rPr>
                <w:rFonts w:ascii="Times New Roman" w:hAnsi="Times New Roman" w:cs="Times New Roman"/>
                <w:sz w:val="24"/>
                <w:szCs w:val="24"/>
              </w:rPr>
              <w:t>Variables</w:t>
            </w:r>
          </w:p>
        </w:tc>
        <w:tc>
          <w:tcPr>
            <w:tcW w:w="0" w:type="auto"/>
          </w:tcPr>
          <w:p w14:paraId="4F349BFC" w14:textId="77777777" w:rsidR="00720079" w:rsidRPr="009F29DC" w:rsidRDefault="00720079" w:rsidP="009F29DC">
            <w:pPr>
              <w:rPr>
                <w:rFonts w:ascii="Times New Roman" w:hAnsi="Times New Roman" w:cs="Times New Roman"/>
                <w:sz w:val="24"/>
                <w:szCs w:val="24"/>
                <w:rPrChange w:id="429" w:author="Microsoft account" w:date="2021-07-25T02:17:00Z">
                  <w:rPr>
                    <w:rFonts w:ascii="Times New Roman" w:hAnsi="Times New Roman" w:cs="Times New Roman"/>
                    <w:sz w:val="24"/>
                    <w:szCs w:val="24"/>
                  </w:rPr>
                </w:rPrChange>
              </w:rPr>
              <w:pPrChange w:id="430" w:author="Microsoft account" w:date="2021-07-25T02:17:00Z">
                <w:pPr/>
              </w:pPrChange>
            </w:pPr>
            <w:r w:rsidRPr="009F29DC">
              <w:rPr>
                <w:rFonts w:ascii="Times New Roman" w:hAnsi="Times New Roman" w:cs="Times New Roman"/>
                <w:sz w:val="24"/>
                <w:szCs w:val="24"/>
                <w:rPrChange w:id="431" w:author="Microsoft account" w:date="2021-07-25T02:17:00Z">
                  <w:rPr>
                    <w:rFonts w:ascii="Times New Roman" w:hAnsi="Times New Roman" w:cs="Times New Roman"/>
                    <w:sz w:val="24"/>
                    <w:szCs w:val="24"/>
                  </w:rPr>
                </w:rPrChange>
              </w:rPr>
              <w:t>Response</w:t>
            </w:r>
          </w:p>
        </w:tc>
        <w:tc>
          <w:tcPr>
            <w:tcW w:w="0" w:type="auto"/>
            <w:vAlign w:val="center"/>
          </w:tcPr>
          <w:p w14:paraId="4F349BFD" w14:textId="77777777" w:rsidR="00720079" w:rsidRPr="009F29DC" w:rsidRDefault="00720079" w:rsidP="009F29DC">
            <w:pPr>
              <w:rPr>
                <w:rFonts w:ascii="Times New Roman" w:hAnsi="Times New Roman" w:cs="Times New Roman"/>
                <w:sz w:val="24"/>
                <w:szCs w:val="24"/>
                <w:rPrChange w:id="432" w:author="Microsoft account" w:date="2021-07-25T02:17:00Z">
                  <w:rPr>
                    <w:rFonts w:ascii="Times New Roman" w:hAnsi="Times New Roman" w:cs="Times New Roman"/>
                    <w:sz w:val="24"/>
                    <w:szCs w:val="24"/>
                  </w:rPr>
                </w:rPrChange>
              </w:rPr>
              <w:pPrChange w:id="433" w:author="Microsoft account" w:date="2021-07-25T02:17:00Z">
                <w:pPr/>
              </w:pPrChange>
            </w:pPr>
            <w:r w:rsidRPr="009F29DC">
              <w:rPr>
                <w:rFonts w:ascii="Times New Roman" w:hAnsi="Times New Roman" w:cs="Times New Roman"/>
                <w:sz w:val="24"/>
                <w:szCs w:val="24"/>
                <w:rPrChange w:id="434" w:author="Microsoft account" w:date="2021-07-25T02:17:00Z">
                  <w:rPr>
                    <w:rFonts w:ascii="Times New Roman" w:hAnsi="Times New Roman" w:cs="Times New Roman"/>
                    <w:sz w:val="24"/>
                    <w:szCs w:val="24"/>
                  </w:rPr>
                </w:rPrChange>
              </w:rPr>
              <w:t>OR (95% CI)</w:t>
            </w:r>
          </w:p>
        </w:tc>
        <w:tc>
          <w:tcPr>
            <w:tcW w:w="0" w:type="auto"/>
            <w:vAlign w:val="center"/>
          </w:tcPr>
          <w:p w14:paraId="4F349BFE" w14:textId="77777777" w:rsidR="00720079" w:rsidRPr="009F29DC" w:rsidRDefault="00720079" w:rsidP="009F29DC">
            <w:pPr>
              <w:rPr>
                <w:rFonts w:ascii="Times New Roman" w:hAnsi="Times New Roman" w:cs="Times New Roman"/>
                <w:sz w:val="24"/>
                <w:szCs w:val="24"/>
                <w:rPrChange w:id="435" w:author="Microsoft account" w:date="2021-07-25T02:17:00Z">
                  <w:rPr>
                    <w:rFonts w:ascii="Times New Roman" w:hAnsi="Times New Roman" w:cs="Times New Roman"/>
                    <w:sz w:val="24"/>
                    <w:szCs w:val="24"/>
                  </w:rPr>
                </w:rPrChange>
              </w:rPr>
              <w:pPrChange w:id="436" w:author="Microsoft account" w:date="2021-07-25T02:17:00Z">
                <w:pPr/>
              </w:pPrChange>
            </w:pPr>
            <w:r w:rsidRPr="009F29DC">
              <w:rPr>
                <w:rFonts w:ascii="Times New Roman" w:hAnsi="Times New Roman" w:cs="Times New Roman"/>
                <w:sz w:val="24"/>
                <w:szCs w:val="24"/>
                <w:rPrChange w:id="437" w:author="Microsoft account" w:date="2021-07-25T02:17:00Z">
                  <w:rPr>
                    <w:rFonts w:ascii="Times New Roman" w:hAnsi="Times New Roman" w:cs="Times New Roman"/>
                    <w:sz w:val="24"/>
                    <w:szCs w:val="24"/>
                  </w:rPr>
                </w:rPrChange>
              </w:rPr>
              <w:t>P-value</w:t>
            </w:r>
          </w:p>
        </w:tc>
        <w:tc>
          <w:tcPr>
            <w:tcW w:w="0" w:type="auto"/>
            <w:vAlign w:val="center"/>
          </w:tcPr>
          <w:p w14:paraId="4F349BFF" w14:textId="77777777" w:rsidR="00720079" w:rsidRPr="009F29DC" w:rsidRDefault="00720079" w:rsidP="009F29DC">
            <w:pPr>
              <w:rPr>
                <w:rFonts w:ascii="Times New Roman" w:hAnsi="Times New Roman" w:cs="Times New Roman"/>
                <w:sz w:val="24"/>
                <w:szCs w:val="24"/>
                <w:rPrChange w:id="438" w:author="Microsoft account" w:date="2021-07-25T02:17:00Z">
                  <w:rPr>
                    <w:rFonts w:ascii="Times New Roman" w:hAnsi="Times New Roman" w:cs="Times New Roman"/>
                    <w:sz w:val="24"/>
                    <w:szCs w:val="24"/>
                  </w:rPr>
                </w:rPrChange>
              </w:rPr>
              <w:pPrChange w:id="439" w:author="Microsoft account" w:date="2021-07-25T02:17:00Z">
                <w:pPr/>
              </w:pPrChange>
            </w:pPr>
            <w:r w:rsidRPr="009F29DC">
              <w:rPr>
                <w:rFonts w:ascii="Times New Roman" w:hAnsi="Times New Roman" w:cs="Times New Roman"/>
                <w:sz w:val="24"/>
                <w:szCs w:val="24"/>
                <w:rPrChange w:id="440" w:author="Microsoft account" w:date="2021-07-25T02:17:00Z">
                  <w:rPr>
                    <w:rFonts w:ascii="Times New Roman" w:hAnsi="Times New Roman" w:cs="Times New Roman"/>
                    <w:sz w:val="24"/>
                    <w:szCs w:val="24"/>
                  </w:rPr>
                </w:rPrChange>
              </w:rPr>
              <w:t>OR (95% CI)</w:t>
            </w:r>
          </w:p>
        </w:tc>
        <w:tc>
          <w:tcPr>
            <w:tcW w:w="0" w:type="auto"/>
            <w:vAlign w:val="center"/>
          </w:tcPr>
          <w:p w14:paraId="4F349C00" w14:textId="77777777" w:rsidR="00720079" w:rsidRPr="009F29DC" w:rsidRDefault="00720079" w:rsidP="009F29DC">
            <w:pPr>
              <w:rPr>
                <w:rFonts w:ascii="Times New Roman" w:hAnsi="Times New Roman" w:cs="Times New Roman"/>
                <w:sz w:val="24"/>
                <w:szCs w:val="24"/>
                <w:rPrChange w:id="441" w:author="Microsoft account" w:date="2021-07-25T02:17:00Z">
                  <w:rPr>
                    <w:rFonts w:ascii="Times New Roman" w:hAnsi="Times New Roman" w:cs="Times New Roman"/>
                    <w:sz w:val="24"/>
                    <w:szCs w:val="24"/>
                  </w:rPr>
                </w:rPrChange>
              </w:rPr>
              <w:pPrChange w:id="442" w:author="Microsoft account" w:date="2021-07-25T02:17:00Z">
                <w:pPr/>
              </w:pPrChange>
            </w:pPr>
            <w:r w:rsidRPr="009F29DC">
              <w:rPr>
                <w:rFonts w:ascii="Times New Roman" w:hAnsi="Times New Roman" w:cs="Times New Roman"/>
                <w:sz w:val="24"/>
                <w:szCs w:val="24"/>
                <w:rPrChange w:id="443" w:author="Microsoft account" w:date="2021-07-25T02:17:00Z">
                  <w:rPr>
                    <w:rFonts w:ascii="Times New Roman" w:hAnsi="Times New Roman" w:cs="Times New Roman"/>
                    <w:sz w:val="24"/>
                    <w:szCs w:val="24"/>
                  </w:rPr>
                </w:rPrChange>
              </w:rPr>
              <w:t>P-value</w:t>
            </w:r>
          </w:p>
        </w:tc>
        <w:tc>
          <w:tcPr>
            <w:tcW w:w="0" w:type="auto"/>
            <w:vAlign w:val="center"/>
          </w:tcPr>
          <w:p w14:paraId="4F349C01" w14:textId="77777777" w:rsidR="00720079" w:rsidRPr="009F29DC" w:rsidRDefault="00720079" w:rsidP="009F29DC">
            <w:pPr>
              <w:rPr>
                <w:rFonts w:ascii="Times New Roman" w:hAnsi="Times New Roman" w:cs="Times New Roman"/>
                <w:sz w:val="24"/>
                <w:szCs w:val="24"/>
                <w:rPrChange w:id="444" w:author="Microsoft account" w:date="2021-07-25T02:17:00Z">
                  <w:rPr>
                    <w:rFonts w:ascii="Times New Roman" w:hAnsi="Times New Roman" w:cs="Times New Roman"/>
                    <w:sz w:val="24"/>
                    <w:szCs w:val="24"/>
                  </w:rPr>
                </w:rPrChange>
              </w:rPr>
              <w:pPrChange w:id="445" w:author="Microsoft account" w:date="2021-07-25T02:17:00Z">
                <w:pPr/>
              </w:pPrChange>
            </w:pPr>
            <w:r w:rsidRPr="009F29DC">
              <w:rPr>
                <w:rFonts w:ascii="Times New Roman" w:hAnsi="Times New Roman" w:cs="Times New Roman"/>
                <w:sz w:val="24"/>
                <w:szCs w:val="24"/>
                <w:rPrChange w:id="446" w:author="Microsoft account" w:date="2021-07-25T02:17:00Z">
                  <w:rPr>
                    <w:rFonts w:ascii="Times New Roman" w:hAnsi="Times New Roman" w:cs="Times New Roman"/>
                    <w:sz w:val="24"/>
                    <w:szCs w:val="24"/>
                  </w:rPr>
                </w:rPrChange>
              </w:rPr>
              <w:t>OR (95% CI)</w:t>
            </w:r>
          </w:p>
        </w:tc>
        <w:tc>
          <w:tcPr>
            <w:tcW w:w="0" w:type="auto"/>
            <w:vAlign w:val="center"/>
          </w:tcPr>
          <w:p w14:paraId="4F349C02" w14:textId="77777777" w:rsidR="00720079" w:rsidRPr="009F29DC" w:rsidRDefault="00720079" w:rsidP="009F29DC">
            <w:pPr>
              <w:rPr>
                <w:rFonts w:ascii="Times New Roman" w:hAnsi="Times New Roman" w:cs="Times New Roman"/>
                <w:sz w:val="24"/>
                <w:szCs w:val="24"/>
                <w:rPrChange w:id="447" w:author="Microsoft account" w:date="2021-07-25T02:17:00Z">
                  <w:rPr>
                    <w:rFonts w:ascii="Times New Roman" w:hAnsi="Times New Roman" w:cs="Times New Roman"/>
                    <w:sz w:val="24"/>
                    <w:szCs w:val="24"/>
                  </w:rPr>
                </w:rPrChange>
              </w:rPr>
              <w:pPrChange w:id="448" w:author="Microsoft account" w:date="2021-07-25T02:17:00Z">
                <w:pPr/>
              </w:pPrChange>
            </w:pPr>
            <w:r w:rsidRPr="009F29DC">
              <w:rPr>
                <w:rFonts w:ascii="Times New Roman" w:hAnsi="Times New Roman" w:cs="Times New Roman"/>
                <w:sz w:val="24"/>
                <w:szCs w:val="24"/>
                <w:rPrChange w:id="449" w:author="Microsoft account" w:date="2021-07-25T02:17:00Z">
                  <w:rPr>
                    <w:rFonts w:ascii="Times New Roman" w:hAnsi="Times New Roman" w:cs="Times New Roman"/>
                    <w:sz w:val="24"/>
                    <w:szCs w:val="24"/>
                  </w:rPr>
                </w:rPrChange>
              </w:rPr>
              <w:t>P-value</w:t>
            </w:r>
          </w:p>
        </w:tc>
      </w:tr>
      <w:tr w:rsidR="00E51613" w:rsidRPr="009F29DC" w14:paraId="4F349C05" w14:textId="77777777" w:rsidTr="003326F6">
        <w:trPr>
          <w:jc w:val="center"/>
        </w:trPr>
        <w:tc>
          <w:tcPr>
            <w:tcW w:w="0" w:type="auto"/>
            <w:gridSpan w:val="8"/>
          </w:tcPr>
          <w:p w14:paraId="4F349C04" w14:textId="77777777" w:rsidR="00E51613" w:rsidRPr="009F29DC" w:rsidRDefault="00E51613" w:rsidP="009F29DC">
            <w:pPr>
              <w:rPr>
                <w:rFonts w:ascii="Times New Roman" w:hAnsi="Times New Roman" w:cs="Times New Roman"/>
                <w:sz w:val="24"/>
                <w:szCs w:val="24"/>
              </w:rPr>
            </w:pPr>
            <w:r w:rsidRPr="009F29DC">
              <w:rPr>
                <w:rFonts w:ascii="Times New Roman" w:hAnsi="Times New Roman" w:cs="Times New Roman"/>
                <w:sz w:val="24"/>
                <w:szCs w:val="24"/>
              </w:rPr>
              <w:t>Age group</w:t>
            </w:r>
          </w:p>
        </w:tc>
      </w:tr>
      <w:tr w:rsidR="00720079" w:rsidRPr="009F29DC" w14:paraId="4F349C0E" w14:textId="77777777" w:rsidTr="003326F6">
        <w:trPr>
          <w:jc w:val="center"/>
        </w:trPr>
        <w:tc>
          <w:tcPr>
            <w:tcW w:w="0" w:type="auto"/>
          </w:tcPr>
          <w:p w14:paraId="4F349C06" w14:textId="77777777" w:rsidR="00720079" w:rsidRPr="009F29DC" w:rsidRDefault="00720079" w:rsidP="009F29DC">
            <w:pPr>
              <w:rPr>
                <w:rFonts w:ascii="Times New Roman" w:hAnsi="Times New Roman" w:cs="Times New Roman"/>
                <w:sz w:val="24"/>
                <w:szCs w:val="24"/>
              </w:rPr>
            </w:pPr>
          </w:p>
        </w:tc>
        <w:tc>
          <w:tcPr>
            <w:tcW w:w="0" w:type="auto"/>
          </w:tcPr>
          <w:p w14:paraId="4F349C07" w14:textId="098DAF38" w:rsidR="00720079" w:rsidRPr="009F29DC" w:rsidRDefault="00720079" w:rsidP="009F29DC">
            <w:pPr>
              <w:rPr>
                <w:rFonts w:ascii="Times New Roman" w:hAnsi="Times New Roman" w:cs="Times New Roman"/>
                <w:sz w:val="24"/>
                <w:szCs w:val="24"/>
                <w:rPrChange w:id="450" w:author="Microsoft account" w:date="2021-07-25T02:17:00Z">
                  <w:rPr>
                    <w:rFonts w:ascii="Times New Roman" w:hAnsi="Times New Roman" w:cs="Times New Roman"/>
                    <w:sz w:val="24"/>
                    <w:szCs w:val="24"/>
                  </w:rPr>
                </w:rPrChange>
              </w:rPr>
              <w:pPrChange w:id="451" w:author="Microsoft account" w:date="2021-07-25T02:17:00Z">
                <w:pPr/>
              </w:pPrChange>
            </w:pPr>
            <w:r w:rsidRPr="009F29DC">
              <w:rPr>
                <w:rFonts w:ascii="Times New Roman" w:hAnsi="Times New Roman" w:cs="Times New Roman"/>
                <w:sz w:val="24"/>
                <w:szCs w:val="24"/>
                <w:rPrChange w:id="452" w:author="Microsoft account" w:date="2021-07-25T02:17:00Z">
                  <w:rPr>
                    <w:rFonts w:ascii="Times New Roman" w:hAnsi="Times New Roman" w:cs="Times New Roman"/>
                    <w:sz w:val="24"/>
                    <w:szCs w:val="24"/>
                  </w:rPr>
                </w:rPrChange>
              </w:rPr>
              <w:t>25 or</w:t>
            </w:r>
            <w:r w:rsidR="003326F6" w:rsidRPr="009F29DC">
              <w:rPr>
                <w:rFonts w:ascii="Times New Roman" w:hAnsi="Times New Roman" w:cs="Times New Roman"/>
                <w:sz w:val="24"/>
                <w:szCs w:val="24"/>
                <w:rPrChange w:id="453" w:author="Microsoft account" w:date="2021-07-25T02:17:00Z">
                  <w:rPr>
                    <w:rFonts w:ascii="Times New Roman" w:hAnsi="Times New Roman" w:cs="Times New Roman"/>
                    <w:sz w:val="24"/>
                    <w:szCs w:val="24"/>
                  </w:rPr>
                </w:rPrChange>
              </w:rPr>
              <w:t xml:space="preserve"> </w:t>
            </w:r>
            <w:r w:rsidRPr="009F29DC">
              <w:rPr>
                <w:rFonts w:ascii="Times New Roman" w:hAnsi="Times New Roman" w:cs="Times New Roman"/>
                <w:sz w:val="24"/>
                <w:szCs w:val="24"/>
                <w:rPrChange w:id="454" w:author="Microsoft account" w:date="2021-07-25T02:17:00Z">
                  <w:rPr>
                    <w:rFonts w:ascii="Times New Roman" w:hAnsi="Times New Roman" w:cs="Times New Roman"/>
                    <w:sz w:val="24"/>
                    <w:szCs w:val="24"/>
                  </w:rPr>
                </w:rPrChange>
              </w:rPr>
              <w:t>25+</w:t>
            </w:r>
          </w:p>
        </w:tc>
        <w:tc>
          <w:tcPr>
            <w:tcW w:w="0" w:type="auto"/>
          </w:tcPr>
          <w:p w14:paraId="4F349C08" w14:textId="77777777" w:rsidR="00720079" w:rsidRPr="009F29DC" w:rsidRDefault="005A6951" w:rsidP="009F29DC">
            <w:pPr>
              <w:rPr>
                <w:rFonts w:ascii="Times New Roman" w:hAnsi="Times New Roman" w:cs="Times New Roman"/>
                <w:sz w:val="24"/>
                <w:szCs w:val="24"/>
                <w:rPrChange w:id="455" w:author="Microsoft account" w:date="2021-07-25T02:17:00Z">
                  <w:rPr>
                    <w:rFonts w:ascii="Times New Roman" w:hAnsi="Times New Roman" w:cs="Times New Roman"/>
                    <w:sz w:val="24"/>
                    <w:szCs w:val="24"/>
                  </w:rPr>
                </w:rPrChange>
              </w:rPr>
              <w:pPrChange w:id="456" w:author="Microsoft account" w:date="2021-07-25T02:17:00Z">
                <w:pPr/>
              </w:pPrChange>
            </w:pPr>
            <w:r w:rsidRPr="009F29DC">
              <w:rPr>
                <w:rFonts w:ascii="Times New Roman" w:hAnsi="Times New Roman" w:cs="Times New Roman"/>
                <w:sz w:val="24"/>
                <w:szCs w:val="24"/>
                <w:rPrChange w:id="457" w:author="Microsoft account" w:date="2021-07-25T02:17:00Z">
                  <w:rPr>
                    <w:rFonts w:ascii="Times New Roman" w:hAnsi="Times New Roman" w:cs="Times New Roman"/>
                    <w:sz w:val="24"/>
                    <w:szCs w:val="24"/>
                  </w:rPr>
                </w:rPrChange>
              </w:rPr>
              <w:t>3.10 (1.41-7.83)</w:t>
            </w:r>
          </w:p>
        </w:tc>
        <w:tc>
          <w:tcPr>
            <w:tcW w:w="0" w:type="auto"/>
          </w:tcPr>
          <w:p w14:paraId="4F349C09" w14:textId="77777777" w:rsidR="00720079" w:rsidRPr="009F29DC" w:rsidRDefault="001F46CA" w:rsidP="009F29DC">
            <w:pPr>
              <w:rPr>
                <w:rFonts w:ascii="Times New Roman" w:hAnsi="Times New Roman" w:cs="Times New Roman"/>
                <w:sz w:val="24"/>
                <w:szCs w:val="24"/>
                <w:rPrChange w:id="458" w:author="Microsoft account" w:date="2021-07-25T02:17:00Z">
                  <w:rPr>
                    <w:rFonts w:ascii="Times New Roman" w:hAnsi="Times New Roman" w:cs="Times New Roman"/>
                    <w:sz w:val="24"/>
                    <w:szCs w:val="24"/>
                  </w:rPr>
                </w:rPrChange>
              </w:rPr>
              <w:pPrChange w:id="459" w:author="Microsoft account" w:date="2021-07-25T02:17:00Z">
                <w:pPr/>
              </w:pPrChange>
            </w:pPr>
            <w:r w:rsidRPr="009F29DC">
              <w:rPr>
                <w:rFonts w:ascii="Times New Roman" w:hAnsi="Times New Roman" w:cs="Times New Roman"/>
                <w:sz w:val="24"/>
                <w:szCs w:val="24"/>
                <w:rPrChange w:id="460" w:author="Microsoft account" w:date="2021-07-25T02:17:00Z">
                  <w:rPr>
                    <w:rFonts w:ascii="Times New Roman" w:hAnsi="Times New Roman" w:cs="Times New Roman"/>
                    <w:sz w:val="24"/>
                    <w:szCs w:val="24"/>
                  </w:rPr>
                </w:rPrChange>
              </w:rPr>
              <w:t>0.009</w:t>
            </w:r>
          </w:p>
        </w:tc>
        <w:tc>
          <w:tcPr>
            <w:tcW w:w="0" w:type="auto"/>
          </w:tcPr>
          <w:p w14:paraId="4F349C0A" w14:textId="77777777" w:rsidR="00720079" w:rsidRPr="009F29DC" w:rsidRDefault="00D047E1" w:rsidP="009F29DC">
            <w:pPr>
              <w:rPr>
                <w:rFonts w:ascii="Times New Roman" w:hAnsi="Times New Roman" w:cs="Times New Roman"/>
                <w:sz w:val="24"/>
                <w:szCs w:val="24"/>
                <w:rPrChange w:id="461" w:author="Microsoft account" w:date="2021-07-25T02:17:00Z">
                  <w:rPr>
                    <w:rFonts w:ascii="Times New Roman" w:hAnsi="Times New Roman" w:cs="Times New Roman"/>
                    <w:sz w:val="24"/>
                    <w:szCs w:val="24"/>
                  </w:rPr>
                </w:rPrChange>
              </w:rPr>
              <w:pPrChange w:id="462" w:author="Microsoft account" w:date="2021-07-25T02:17:00Z">
                <w:pPr/>
              </w:pPrChange>
            </w:pPr>
            <w:r w:rsidRPr="009F29DC">
              <w:rPr>
                <w:rFonts w:ascii="Times New Roman" w:hAnsi="Times New Roman" w:cs="Times New Roman"/>
                <w:sz w:val="24"/>
                <w:szCs w:val="24"/>
                <w:rPrChange w:id="463" w:author="Microsoft account" w:date="2021-07-25T02:17:00Z">
                  <w:rPr>
                    <w:rFonts w:ascii="Times New Roman" w:hAnsi="Times New Roman" w:cs="Times New Roman"/>
                    <w:sz w:val="24"/>
                    <w:szCs w:val="24"/>
                  </w:rPr>
                </w:rPrChange>
              </w:rPr>
              <w:t>-</w:t>
            </w:r>
          </w:p>
        </w:tc>
        <w:tc>
          <w:tcPr>
            <w:tcW w:w="0" w:type="auto"/>
          </w:tcPr>
          <w:p w14:paraId="4F349C0B" w14:textId="77777777" w:rsidR="00720079" w:rsidRPr="009F29DC" w:rsidRDefault="00D047E1" w:rsidP="009F29DC">
            <w:pPr>
              <w:rPr>
                <w:rFonts w:ascii="Times New Roman" w:hAnsi="Times New Roman" w:cs="Times New Roman"/>
                <w:sz w:val="24"/>
                <w:szCs w:val="24"/>
                <w:rPrChange w:id="464" w:author="Microsoft account" w:date="2021-07-25T02:17:00Z">
                  <w:rPr>
                    <w:rFonts w:ascii="Times New Roman" w:hAnsi="Times New Roman" w:cs="Times New Roman"/>
                    <w:sz w:val="24"/>
                    <w:szCs w:val="24"/>
                  </w:rPr>
                </w:rPrChange>
              </w:rPr>
              <w:pPrChange w:id="465" w:author="Microsoft account" w:date="2021-07-25T02:17:00Z">
                <w:pPr/>
              </w:pPrChange>
            </w:pPr>
            <w:r w:rsidRPr="009F29DC">
              <w:rPr>
                <w:rFonts w:ascii="Times New Roman" w:hAnsi="Times New Roman" w:cs="Times New Roman"/>
                <w:sz w:val="24"/>
                <w:szCs w:val="24"/>
                <w:rPrChange w:id="466" w:author="Microsoft account" w:date="2021-07-25T02:17:00Z">
                  <w:rPr>
                    <w:rFonts w:ascii="Times New Roman" w:hAnsi="Times New Roman" w:cs="Times New Roman"/>
                    <w:sz w:val="24"/>
                    <w:szCs w:val="24"/>
                  </w:rPr>
                </w:rPrChange>
              </w:rPr>
              <w:t>-</w:t>
            </w:r>
          </w:p>
        </w:tc>
        <w:tc>
          <w:tcPr>
            <w:tcW w:w="0" w:type="auto"/>
          </w:tcPr>
          <w:p w14:paraId="4F349C0C" w14:textId="77777777" w:rsidR="00720079" w:rsidRPr="009F29DC" w:rsidRDefault="00CB701C" w:rsidP="009F29DC">
            <w:pPr>
              <w:rPr>
                <w:rFonts w:ascii="Times New Roman" w:hAnsi="Times New Roman" w:cs="Times New Roman"/>
                <w:sz w:val="24"/>
                <w:szCs w:val="24"/>
                <w:rPrChange w:id="467" w:author="Microsoft account" w:date="2021-07-25T02:17:00Z">
                  <w:rPr>
                    <w:rFonts w:ascii="Times New Roman" w:hAnsi="Times New Roman" w:cs="Times New Roman"/>
                    <w:sz w:val="24"/>
                    <w:szCs w:val="24"/>
                  </w:rPr>
                </w:rPrChange>
              </w:rPr>
              <w:pPrChange w:id="468" w:author="Microsoft account" w:date="2021-07-25T02:17:00Z">
                <w:pPr/>
              </w:pPrChange>
            </w:pPr>
            <w:r w:rsidRPr="009F29DC">
              <w:rPr>
                <w:rFonts w:ascii="Times New Roman" w:hAnsi="Times New Roman" w:cs="Times New Roman"/>
                <w:sz w:val="24"/>
                <w:szCs w:val="24"/>
                <w:rPrChange w:id="469" w:author="Microsoft account" w:date="2021-07-25T02:17:00Z">
                  <w:rPr>
                    <w:rFonts w:ascii="Times New Roman" w:hAnsi="Times New Roman" w:cs="Times New Roman"/>
                    <w:sz w:val="24"/>
                    <w:szCs w:val="24"/>
                  </w:rPr>
                </w:rPrChange>
              </w:rPr>
              <w:t>-</w:t>
            </w:r>
          </w:p>
        </w:tc>
        <w:tc>
          <w:tcPr>
            <w:tcW w:w="0" w:type="auto"/>
          </w:tcPr>
          <w:p w14:paraId="4F349C0D" w14:textId="77777777" w:rsidR="00720079" w:rsidRPr="009F29DC" w:rsidRDefault="00CB701C" w:rsidP="009F29DC">
            <w:pPr>
              <w:rPr>
                <w:rFonts w:ascii="Times New Roman" w:hAnsi="Times New Roman" w:cs="Times New Roman"/>
                <w:sz w:val="24"/>
                <w:szCs w:val="24"/>
                <w:rPrChange w:id="470" w:author="Microsoft account" w:date="2021-07-25T02:17:00Z">
                  <w:rPr>
                    <w:rFonts w:ascii="Times New Roman" w:hAnsi="Times New Roman" w:cs="Times New Roman"/>
                    <w:sz w:val="24"/>
                    <w:szCs w:val="24"/>
                  </w:rPr>
                </w:rPrChange>
              </w:rPr>
              <w:pPrChange w:id="471" w:author="Microsoft account" w:date="2021-07-25T02:17:00Z">
                <w:pPr/>
              </w:pPrChange>
            </w:pPr>
            <w:r w:rsidRPr="009F29DC">
              <w:rPr>
                <w:rFonts w:ascii="Times New Roman" w:hAnsi="Times New Roman" w:cs="Times New Roman"/>
                <w:sz w:val="24"/>
                <w:szCs w:val="24"/>
                <w:rPrChange w:id="472" w:author="Microsoft account" w:date="2021-07-25T02:17:00Z">
                  <w:rPr>
                    <w:rFonts w:ascii="Times New Roman" w:hAnsi="Times New Roman" w:cs="Times New Roman"/>
                    <w:sz w:val="24"/>
                    <w:szCs w:val="24"/>
                  </w:rPr>
                </w:rPrChange>
              </w:rPr>
              <w:t>-</w:t>
            </w:r>
          </w:p>
        </w:tc>
      </w:tr>
      <w:tr w:rsidR="006A01CC" w:rsidRPr="009F29DC" w14:paraId="4F349C17" w14:textId="77777777" w:rsidTr="003326F6">
        <w:trPr>
          <w:jc w:val="center"/>
        </w:trPr>
        <w:tc>
          <w:tcPr>
            <w:tcW w:w="0" w:type="auto"/>
          </w:tcPr>
          <w:p w14:paraId="4F349C0F" w14:textId="77777777" w:rsidR="006A01CC" w:rsidRPr="009F29DC" w:rsidRDefault="006A01CC" w:rsidP="009F29DC">
            <w:pPr>
              <w:rPr>
                <w:rFonts w:ascii="Times New Roman" w:hAnsi="Times New Roman" w:cs="Times New Roman"/>
                <w:sz w:val="24"/>
                <w:szCs w:val="24"/>
              </w:rPr>
            </w:pPr>
          </w:p>
        </w:tc>
        <w:tc>
          <w:tcPr>
            <w:tcW w:w="0" w:type="auto"/>
          </w:tcPr>
          <w:p w14:paraId="4F349C10" w14:textId="77777777" w:rsidR="006A01CC" w:rsidRPr="009F29DC" w:rsidRDefault="006A01CC" w:rsidP="009F29DC">
            <w:pPr>
              <w:rPr>
                <w:rFonts w:ascii="Times New Roman" w:hAnsi="Times New Roman" w:cs="Times New Roman"/>
                <w:sz w:val="24"/>
                <w:szCs w:val="24"/>
                <w:rPrChange w:id="473" w:author="Microsoft account" w:date="2021-07-25T02:17:00Z">
                  <w:rPr>
                    <w:rFonts w:ascii="Times New Roman" w:hAnsi="Times New Roman" w:cs="Times New Roman"/>
                    <w:sz w:val="24"/>
                    <w:szCs w:val="24"/>
                  </w:rPr>
                </w:rPrChange>
              </w:rPr>
              <w:pPrChange w:id="474" w:author="Microsoft account" w:date="2021-07-25T02:17:00Z">
                <w:pPr/>
              </w:pPrChange>
            </w:pPr>
            <w:r w:rsidRPr="009F29DC">
              <w:rPr>
                <w:rFonts w:ascii="Times New Roman" w:hAnsi="Times New Roman" w:cs="Times New Roman"/>
                <w:sz w:val="24"/>
                <w:szCs w:val="24"/>
                <w:rPrChange w:id="475" w:author="Microsoft account" w:date="2021-07-25T02:17:00Z">
                  <w:rPr>
                    <w:rFonts w:ascii="Times New Roman" w:hAnsi="Times New Roman" w:cs="Times New Roman"/>
                    <w:sz w:val="24"/>
                    <w:szCs w:val="24"/>
                  </w:rPr>
                </w:rPrChange>
              </w:rPr>
              <w:t>16-24</w:t>
            </w:r>
          </w:p>
        </w:tc>
        <w:tc>
          <w:tcPr>
            <w:tcW w:w="0" w:type="auto"/>
          </w:tcPr>
          <w:p w14:paraId="4F349C11" w14:textId="77777777" w:rsidR="006A01CC" w:rsidRPr="009F29DC" w:rsidRDefault="006A01CC" w:rsidP="009F29DC">
            <w:pPr>
              <w:rPr>
                <w:rFonts w:ascii="Times New Roman" w:hAnsi="Times New Roman" w:cs="Times New Roman"/>
                <w:sz w:val="24"/>
                <w:szCs w:val="24"/>
                <w:rPrChange w:id="476" w:author="Microsoft account" w:date="2021-07-25T02:17:00Z">
                  <w:rPr>
                    <w:rFonts w:ascii="Times New Roman" w:hAnsi="Times New Roman" w:cs="Times New Roman"/>
                    <w:sz w:val="24"/>
                    <w:szCs w:val="24"/>
                  </w:rPr>
                </w:rPrChange>
              </w:rPr>
              <w:pPrChange w:id="477" w:author="Microsoft account" w:date="2021-07-25T02:17:00Z">
                <w:pPr/>
              </w:pPrChange>
            </w:pPr>
            <w:r w:rsidRPr="009F29DC">
              <w:rPr>
                <w:rFonts w:ascii="Times New Roman" w:hAnsi="Times New Roman" w:cs="Times New Roman"/>
                <w:sz w:val="24"/>
                <w:szCs w:val="24"/>
                <w:rPrChange w:id="478" w:author="Microsoft account" w:date="2021-07-25T02:17:00Z">
                  <w:rPr>
                    <w:rFonts w:ascii="Times New Roman" w:hAnsi="Times New Roman" w:cs="Times New Roman"/>
                    <w:sz w:val="24"/>
                    <w:szCs w:val="24"/>
                  </w:rPr>
                </w:rPrChange>
              </w:rPr>
              <w:t>1</w:t>
            </w:r>
          </w:p>
        </w:tc>
        <w:tc>
          <w:tcPr>
            <w:tcW w:w="0" w:type="auto"/>
          </w:tcPr>
          <w:p w14:paraId="4F349C12" w14:textId="77777777" w:rsidR="006A01CC" w:rsidRPr="009F29DC" w:rsidRDefault="006A01CC" w:rsidP="009F29DC">
            <w:pPr>
              <w:rPr>
                <w:rFonts w:ascii="Times New Roman" w:hAnsi="Times New Roman" w:cs="Times New Roman"/>
                <w:sz w:val="24"/>
                <w:szCs w:val="24"/>
                <w:rPrChange w:id="479" w:author="Microsoft account" w:date="2021-07-25T02:17:00Z">
                  <w:rPr>
                    <w:rFonts w:ascii="Times New Roman" w:hAnsi="Times New Roman" w:cs="Times New Roman"/>
                    <w:sz w:val="24"/>
                    <w:szCs w:val="24"/>
                  </w:rPr>
                </w:rPrChange>
              </w:rPr>
              <w:pPrChange w:id="480" w:author="Microsoft account" w:date="2021-07-25T02:17:00Z">
                <w:pPr/>
              </w:pPrChange>
            </w:pPr>
          </w:p>
        </w:tc>
        <w:tc>
          <w:tcPr>
            <w:tcW w:w="0" w:type="auto"/>
          </w:tcPr>
          <w:p w14:paraId="4F349C13" w14:textId="77777777" w:rsidR="006A01CC" w:rsidRPr="009F29DC" w:rsidRDefault="00D047E1" w:rsidP="009F29DC">
            <w:pPr>
              <w:rPr>
                <w:rFonts w:ascii="Times New Roman" w:hAnsi="Times New Roman" w:cs="Times New Roman"/>
                <w:sz w:val="24"/>
                <w:szCs w:val="24"/>
                <w:rPrChange w:id="481" w:author="Microsoft account" w:date="2021-07-25T02:17:00Z">
                  <w:rPr>
                    <w:rFonts w:ascii="Times New Roman" w:hAnsi="Times New Roman" w:cs="Times New Roman"/>
                    <w:sz w:val="24"/>
                    <w:szCs w:val="24"/>
                  </w:rPr>
                </w:rPrChange>
              </w:rPr>
              <w:pPrChange w:id="482" w:author="Microsoft account" w:date="2021-07-25T02:17:00Z">
                <w:pPr/>
              </w:pPrChange>
            </w:pPr>
            <w:r w:rsidRPr="009F29DC">
              <w:rPr>
                <w:rFonts w:ascii="Times New Roman" w:hAnsi="Times New Roman" w:cs="Times New Roman"/>
                <w:sz w:val="24"/>
                <w:szCs w:val="24"/>
                <w:rPrChange w:id="483" w:author="Microsoft account" w:date="2021-07-25T02:17:00Z">
                  <w:rPr>
                    <w:rFonts w:ascii="Times New Roman" w:hAnsi="Times New Roman" w:cs="Times New Roman"/>
                    <w:sz w:val="24"/>
                    <w:szCs w:val="24"/>
                  </w:rPr>
                </w:rPrChange>
              </w:rPr>
              <w:t>-</w:t>
            </w:r>
          </w:p>
        </w:tc>
        <w:tc>
          <w:tcPr>
            <w:tcW w:w="0" w:type="auto"/>
          </w:tcPr>
          <w:p w14:paraId="4F349C14" w14:textId="77777777" w:rsidR="006A01CC" w:rsidRPr="009F29DC" w:rsidRDefault="006A01CC" w:rsidP="009F29DC">
            <w:pPr>
              <w:rPr>
                <w:rFonts w:ascii="Times New Roman" w:hAnsi="Times New Roman" w:cs="Times New Roman"/>
                <w:sz w:val="24"/>
                <w:szCs w:val="24"/>
                <w:rPrChange w:id="484" w:author="Microsoft account" w:date="2021-07-25T02:17:00Z">
                  <w:rPr>
                    <w:rFonts w:ascii="Times New Roman" w:hAnsi="Times New Roman" w:cs="Times New Roman"/>
                    <w:sz w:val="24"/>
                    <w:szCs w:val="24"/>
                  </w:rPr>
                </w:rPrChange>
              </w:rPr>
              <w:pPrChange w:id="485" w:author="Microsoft account" w:date="2021-07-25T02:17:00Z">
                <w:pPr/>
              </w:pPrChange>
            </w:pPr>
          </w:p>
        </w:tc>
        <w:tc>
          <w:tcPr>
            <w:tcW w:w="0" w:type="auto"/>
          </w:tcPr>
          <w:p w14:paraId="4F349C15" w14:textId="77777777" w:rsidR="006A01CC" w:rsidRPr="009F29DC" w:rsidRDefault="00CB701C" w:rsidP="009F29DC">
            <w:pPr>
              <w:rPr>
                <w:rFonts w:ascii="Times New Roman" w:hAnsi="Times New Roman" w:cs="Times New Roman"/>
                <w:sz w:val="24"/>
                <w:szCs w:val="24"/>
                <w:rPrChange w:id="486" w:author="Microsoft account" w:date="2021-07-25T02:17:00Z">
                  <w:rPr>
                    <w:rFonts w:ascii="Times New Roman" w:hAnsi="Times New Roman" w:cs="Times New Roman"/>
                    <w:sz w:val="24"/>
                    <w:szCs w:val="24"/>
                  </w:rPr>
                </w:rPrChange>
              </w:rPr>
              <w:pPrChange w:id="487" w:author="Microsoft account" w:date="2021-07-25T02:17:00Z">
                <w:pPr/>
              </w:pPrChange>
            </w:pPr>
            <w:r w:rsidRPr="009F29DC">
              <w:rPr>
                <w:rFonts w:ascii="Times New Roman" w:hAnsi="Times New Roman" w:cs="Times New Roman"/>
                <w:sz w:val="24"/>
                <w:szCs w:val="24"/>
                <w:rPrChange w:id="488" w:author="Microsoft account" w:date="2021-07-25T02:17:00Z">
                  <w:rPr>
                    <w:rFonts w:ascii="Times New Roman" w:hAnsi="Times New Roman" w:cs="Times New Roman"/>
                    <w:sz w:val="24"/>
                    <w:szCs w:val="24"/>
                  </w:rPr>
                </w:rPrChange>
              </w:rPr>
              <w:t>-</w:t>
            </w:r>
          </w:p>
        </w:tc>
        <w:tc>
          <w:tcPr>
            <w:tcW w:w="0" w:type="auto"/>
          </w:tcPr>
          <w:p w14:paraId="4F349C16" w14:textId="77777777" w:rsidR="006A01CC" w:rsidRPr="009F29DC" w:rsidRDefault="006A01CC" w:rsidP="009F29DC">
            <w:pPr>
              <w:rPr>
                <w:rFonts w:ascii="Times New Roman" w:hAnsi="Times New Roman" w:cs="Times New Roman"/>
                <w:sz w:val="24"/>
                <w:szCs w:val="24"/>
                <w:rPrChange w:id="489" w:author="Microsoft account" w:date="2021-07-25T02:17:00Z">
                  <w:rPr>
                    <w:rFonts w:ascii="Times New Roman" w:hAnsi="Times New Roman" w:cs="Times New Roman"/>
                    <w:sz w:val="24"/>
                    <w:szCs w:val="24"/>
                  </w:rPr>
                </w:rPrChange>
              </w:rPr>
              <w:pPrChange w:id="490" w:author="Microsoft account" w:date="2021-07-25T02:17:00Z">
                <w:pPr/>
              </w:pPrChange>
            </w:pPr>
          </w:p>
        </w:tc>
      </w:tr>
      <w:tr w:rsidR="00E51613" w:rsidRPr="009F29DC" w14:paraId="4F349C19" w14:textId="77777777" w:rsidTr="003326F6">
        <w:trPr>
          <w:jc w:val="center"/>
        </w:trPr>
        <w:tc>
          <w:tcPr>
            <w:tcW w:w="0" w:type="auto"/>
            <w:gridSpan w:val="8"/>
          </w:tcPr>
          <w:p w14:paraId="4F349C18" w14:textId="77777777" w:rsidR="00E51613" w:rsidRPr="009F29DC" w:rsidRDefault="00E51613" w:rsidP="009F29DC">
            <w:pPr>
              <w:rPr>
                <w:rFonts w:ascii="Times New Roman" w:hAnsi="Times New Roman" w:cs="Times New Roman"/>
                <w:sz w:val="24"/>
                <w:szCs w:val="24"/>
              </w:rPr>
            </w:pPr>
            <w:r w:rsidRPr="009F29DC">
              <w:rPr>
                <w:rFonts w:ascii="Times New Roman" w:hAnsi="Times New Roman" w:cs="Times New Roman"/>
                <w:sz w:val="24"/>
                <w:szCs w:val="24"/>
              </w:rPr>
              <w:t>Highest educational level (Academic years)</w:t>
            </w:r>
          </w:p>
        </w:tc>
      </w:tr>
      <w:tr w:rsidR="006A01CC" w:rsidRPr="009F29DC" w14:paraId="4F349C22" w14:textId="77777777" w:rsidTr="003326F6">
        <w:trPr>
          <w:jc w:val="center"/>
        </w:trPr>
        <w:tc>
          <w:tcPr>
            <w:tcW w:w="0" w:type="auto"/>
          </w:tcPr>
          <w:p w14:paraId="4F349C1A" w14:textId="77777777" w:rsidR="006A01CC" w:rsidRPr="009F29DC" w:rsidRDefault="006A01CC" w:rsidP="009F29DC">
            <w:pPr>
              <w:rPr>
                <w:rFonts w:ascii="Times New Roman" w:hAnsi="Times New Roman" w:cs="Times New Roman"/>
                <w:sz w:val="24"/>
                <w:szCs w:val="24"/>
              </w:rPr>
            </w:pPr>
          </w:p>
        </w:tc>
        <w:tc>
          <w:tcPr>
            <w:tcW w:w="0" w:type="auto"/>
          </w:tcPr>
          <w:p w14:paraId="4F349C1B" w14:textId="77777777" w:rsidR="006A01CC" w:rsidRPr="009F29DC" w:rsidRDefault="006A01CC" w:rsidP="009F29DC">
            <w:pPr>
              <w:rPr>
                <w:rFonts w:ascii="Times New Roman" w:hAnsi="Times New Roman" w:cs="Times New Roman"/>
                <w:sz w:val="24"/>
                <w:szCs w:val="24"/>
                <w:rPrChange w:id="491" w:author="Microsoft account" w:date="2021-07-25T02:17:00Z">
                  <w:rPr>
                    <w:rFonts w:ascii="Times New Roman" w:hAnsi="Times New Roman" w:cs="Times New Roman"/>
                    <w:sz w:val="24"/>
                    <w:szCs w:val="24"/>
                  </w:rPr>
                </w:rPrChange>
              </w:rPr>
              <w:pPrChange w:id="492" w:author="Microsoft account" w:date="2021-07-25T02:17:00Z">
                <w:pPr/>
              </w:pPrChange>
            </w:pPr>
            <w:r w:rsidRPr="009F29DC">
              <w:rPr>
                <w:rFonts w:ascii="Times New Roman" w:hAnsi="Times New Roman" w:cs="Times New Roman"/>
                <w:sz w:val="24"/>
                <w:szCs w:val="24"/>
                <w:rPrChange w:id="493" w:author="Microsoft account" w:date="2021-07-25T02:17:00Z">
                  <w:rPr>
                    <w:rFonts w:ascii="Times New Roman" w:hAnsi="Times New Roman" w:cs="Times New Roman"/>
                    <w:sz w:val="24"/>
                    <w:szCs w:val="24"/>
                  </w:rPr>
                </w:rPrChange>
              </w:rPr>
              <w:t>1-10</w:t>
            </w:r>
          </w:p>
        </w:tc>
        <w:tc>
          <w:tcPr>
            <w:tcW w:w="0" w:type="auto"/>
          </w:tcPr>
          <w:p w14:paraId="4F349C1C" w14:textId="77777777" w:rsidR="006A01CC" w:rsidRPr="009F29DC" w:rsidRDefault="005A6951" w:rsidP="009F29DC">
            <w:pPr>
              <w:rPr>
                <w:rFonts w:ascii="Times New Roman" w:hAnsi="Times New Roman" w:cs="Times New Roman"/>
                <w:sz w:val="24"/>
                <w:szCs w:val="24"/>
                <w:rPrChange w:id="494" w:author="Microsoft account" w:date="2021-07-25T02:17:00Z">
                  <w:rPr>
                    <w:rFonts w:ascii="Times New Roman" w:hAnsi="Times New Roman" w:cs="Times New Roman"/>
                    <w:sz w:val="24"/>
                    <w:szCs w:val="24"/>
                  </w:rPr>
                </w:rPrChange>
              </w:rPr>
              <w:pPrChange w:id="495" w:author="Microsoft account" w:date="2021-07-25T02:17:00Z">
                <w:pPr/>
              </w:pPrChange>
            </w:pPr>
            <w:r w:rsidRPr="009F29DC">
              <w:rPr>
                <w:rFonts w:ascii="Times New Roman" w:hAnsi="Times New Roman" w:cs="Times New Roman"/>
                <w:sz w:val="24"/>
                <w:szCs w:val="24"/>
                <w:rPrChange w:id="496" w:author="Microsoft account" w:date="2021-07-25T02:17:00Z">
                  <w:rPr>
                    <w:rFonts w:ascii="Times New Roman" w:hAnsi="Times New Roman" w:cs="Times New Roman"/>
                    <w:sz w:val="24"/>
                    <w:szCs w:val="24"/>
                  </w:rPr>
                </w:rPrChange>
              </w:rPr>
              <w:t>1.73 (1.03-2.90)</w:t>
            </w:r>
          </w:p>
        </w:tc>
        <w:tc>
          <w:tcPr>
            <w:tcW w:w="0" w:type="auto"/>
          </w:tcPr>
          <w:p w14:paraId="4F349C1D" w14:textId="77777777" w:rsidR="006A01CC" w:rsidRPr="009F29DC" w:rsidRDefault="005A6951" w:rsidP="009F29DC">
            <w:pPr>
              <w:rPr>
                <w:rFonts w:ascii="Times New Roman" w:hAnsi="Times New Roman" w:cs="Times New Roman"/>
                <w:sz w:val="24"/>
                <w:szCs w:val="24"/>
                <w:rPrChange w:id="497" w:author="Microsoft account" w:date="2021-07-25T02:17:00Z">
                  <w:rPr>
                    <w:rFonts w:ascii="Times New Roman" w:hAnsi="Times New Roman" w:cs="Times New Roman"/>
                    <w:sz w:val="24"/>
                    <w:szCs w:val="24"/>
                  </w:rPr>
                </w:rPrChange>
              </w:rPr>
              <w:pPrChange w:id="498" w:author="Microsoft account" w:date="2021-07-25T02:17:00Z">
                <w:pPr/>
              </w:pPrChange>
            </w:pPr>
            <w:r w:rsidRPr="009F29DC">
              <w:rPr>
                <w:rFonts w:ascii="Times New Roman" w:hAnsi="Times New Roman" w:cs="Times New Roman"/>
                <w:sz w:val="24"/>
                <w:szCs w:val="24"/>
                <w:rPrChange w:id="499" w:author="Microsoft account" w:date="2021-07-25T02:17:00Z">
                  <w:rPr>
                    <w:rFonts w:ascii="Times New Roman" w:hAnsi="Times New Roman" w:cs="Times New Roman"/>
                    <w:sz w:val="24"/>
                    <w:szCs w:val="24"/>
                  </w:rPr>
                </w:rPrChange>
              </w:rPr>
              <w:t>0.037</w:t>
            </w:r>
          </w:p>
        </w:tc>
        <w:tc>
          <w:tcPr>
            <w:tcW w:w="0" w:type="auto"/>
          </w:tcPr>
          <w:p w14:paraId="4F349C1E" w14:textId="77777777" w:rsidR="006A01CC" w:rsidRPr="009F29DC" w:rsidRDefault="00D047E1" w:rsidP="009F29DC">
            <w:pPr>
              <w:rPr>
                <w:rFonts w:ascii="Times New Roman" w:hAnsi="Times New Roman" w:cs="Times New Roman"/>
                <w:sz w:val="24"/>
                <w:szCs w:val="24"/>
                <w:rPrChange w:id="500" w:author="Microsoft account" w:date="2021-07-25T02:17:00Z">
                  <w:rPr>
                    <w:rFonts w:ascii="Times New Roman" w:hAnsi="Times New Roman" w:cs="Times New Roman"/>
                    <w:sz w:val="24"/>
                    <w:szCs w:val="24"/>
                  </w:rPr>
                </w:rPrChange>
              </w:rPr>
              <w:pPrChange w:id="501" w:author="Microsoft account" w:date="2021-07-25T02:17:00Z">
                <w:pPr/>
              </w:pPrChange>
            </w:pPr>
            <w:r w:rsidRPr="009F29DC">
              <w:rPr>
                <w:rFonts w:ascii="Times New Roman" w:hAnsi="Times New Roman" w:cs="Times New Roman"/>
                <w:sz w:val="24"/>
                <w:szCs w:val="24"/>
                <w:rPrChange w:id="502" w:author="Microsoft account" w:date="2021-07-25T02:17:00Z">
                  <w:rPr>
                    <w:rFonts w:ascii="Times New Roman" w:hAnsi="Times New Roman" w:cs="Times New Roman"/>
                    <w:sz w:val="24"/>
                    <w:szCs w:val="24"/>
                  </w:rPr>
                </w:rPrChange>
              </w:rPr>
              <w:t>-</w:t>
            </w:r>
          </w:p>
        </w:tc>
        <w:tc>
          <w:tcPr>
            <w:tcW w:w="0" w:type="auto"/>
          </w:tcPr>
          <w:p w14:paraId="4F349C1F" w14:textId="77777777" w:rsidR="006A01CC" w:rsidRPr="009F29DC" w:rsidRDefault="00D047E1" w:rsidP="009F29DC">
            <w:pPr>
              <w:rPr>
                <w:rFonts w:ascii="Times New Roman" w:hAnsi="Times New Roman" w:cs="Times New Roman"/>
                <w:sz w:val="24"/>
                <w:szCs w:val="24"/>
                <w:rPrChange w:id="503" w:author="Microsoft account" w:date="2021-07-25T02:17:00Z">
                  <w:rPr>
                    <w:rFonts w:ascii="Times New Roman" w:hAnsi="Times New Roman" w:cs="Times New Roman"/>
                    <w:sz w:val="24"/>
                    <w:szCs w:val="24"/>
                  </w:rPr>
                </w:rPrChange>
              </w:rPr>
              <w:pPrChange w:id="504" w:author="Microsoft account" w:date="2021-07-25T02:17:00Z">
                <w:pPr/>
              </w:pPrChange>
            </w:pPr>
            <w:r w:rsidRPr="009F29DC">
              <w:rPr>
                <w:rFonts w:ascii="Times New Roman" w:hAnsi="Times New Roman" w:cs="Times New Roman"/>
                <w:sz w:val="24"/>
                <w:szCs w:val="24"/>
                <w:rPrChange w:id="505" w:author="Microsoft account" w:date="2021-07-25T02:17:00Z">
                  <w:rPr>
                    <w:rFonts w:ascii="Times New Roman" w:hAnsi="Times New Roman" w:cs="Times New Roman"/>
                    <w:sz w:val="24"/>
                    <w:szCs w:val="24"/>
                  </w:rPr>
                </w:rPrChange>
              </w:rPr>
              <w:t>-</w:t>
            </w:r>
          </w:p>
        </w:tc>
        <w:tc>
          <w:tcPr>
            <w:tcW w:w="0" w:type="auto"/>
          </w:tcPr>
          <w:p w14:paraId="4F349C20" w14:textId="77777777" w:rsidR="006A01CC" w:rsidRPr="009F29DC" w:rsidRDefault="00CB701C" w:rsidP="009F29DC">
            <w:pPr>
              <w:rPr>
                <w:rFonts w:ascii="Times New Roman" w:hAnsi="Times New Roman" w:cs="Times New Roman"/>
                <w:sz w:val="24"/>
                <w:szCs w:val="24"/>
                <w:rPrChange w:id="506" w:author="Microsoft account" w:date="2021-07-25T02:17:00Z">
                  <w:rPr>
                    <w:rFonts w:ascii="Times New Roman" w:hAnsi="Times New Roman" w:cs="Times New Roman"/>
                    <w:sz w:val="24"/>
                    <w:szCs w:val="24"/>
                  </w:rPr>
                </w:rPrChange>
              </w:rPr>
              <w:pPrChange w:id="507" w:author="Microsoft account" w:date="2021-07-25T02:17:00Z">
                <w:pPr/>
              </w:pPrChange>
            </w:pPr>
            <w:r w:rsidRPr="009F29DC">
              <w:rPr>
                <w:rFonts w:ascii="Times New Roman" w:hAnsi="Times New Roman" w:cs="Times New Roman"/>
                <w:sz w:val="24"/>
                <w:szCs w:val="24"/>
                <w:rPrChange w:id="508" w:author="Microsoft account" w:date="2021-07-25T02:17:00Z">
                  <w:rPr>
                    <w:rFonts w:ascii="Times New Roman" w:hAnsi="Times New Roman" w:cs="Times New Roman"/>
                    <w:sz w:val="24"/>
                    <w:szCs w:val="24"/>
                  </w:rPr>
                </w:rPrChange>
              </w:rPr>
              <w:t>-</w:t>
            </w:r>
          </w:p>
        </w:tc>
        <w:tc>
          <w:tcPr>
            <w:tcW w:w="0" w:type="auto"/>
          </w:tcPr>
          <w:p w14:paraId="4F349C21" w14:textId="77777777" w:rsidR="006A01CC" w:rsidRPr="009F29DC" w:rsidRDefault="00CB701C" w:rsidP="009F29DC">
            <w:pPr>
              <w:rPr>
                <w:rFonts w:ascii="Times New Roman" w:hAnsi="Times New Roman" w:cs="Times New Roman"/>
                <w:sz w:val="24"/>
                <w:szCs w:val="24"/>
                <w:rPrChange w:id="509" w:author="Microsoft account" w:date="2021-07-25T02:17:00Z">
                  <w:rPr>
                    <w:rFonts w:ascii="Times New Roman" w:hAnsi="Times New Roman" w:cs="Times New Roman"/>
                    <w:sz w:val="24"/>
                    <w:szCs w:val="24"/>
                  </w:rPr>
                </w:rPrChange>
              </w:rPr>
              <w:pPrChange w:id="510" w:author="Microsoft account" w:date="2021-07-25T02:17:00Z">
                <w:pPr/>
              </w:pPrChange>
            </w:pPr>
            <w:r w:rsidRPr="009F29DC">
              <w:rPr>
                <w:rFonts w:ascii="Times New Roman" w:hAnsi="Times New Roman" w:cs="Times New Roman"/>
                <w:sz w:val="24"/>
                <w:szCs w:val="24"/>
                <w:rPrChange w:id="511" w:author="Microsoft account" w:date="2021-07-25T02:17:00Z">
                  <w:rPr>
                    <w:rFonts w:ascii="Times New Roman" w:hAnsi="Times New Roman" w:cs="Times New Roman"/>
                    <w:sz w:val="24"/>
                    <w:szCs w:val="24"/>
                  </w:rPr>
                </w:rPrChange>
              </w:rPr>
              <w:t>-</w:t>
            </w:r>
          </w:p>
        </w:tc>
      </w:tr>
      <w:tr w:rsidR="006A01CC" w:rsidRPr="009F29DC" w14:paraId="4F349C2B" w14:textId="77777777" w:rsidTr="003326F6">
        <w:trPr>
          <w:jc w:val="center"/>
        </w:trPr>
        <w:tc>
          <w:tcPr>
            <w:tcW w:w="0" w:type="auto"/>
          </w:tcPr>
          <w:p w14:paraId="4F349C23" w14:textId="77777777" w:rsidR="006A01CC" w:rsidRPr="009F29DC" w:rsidRDefault="006A01CC" w:rsidP="009F29DC">
            <w:pPr>
              <w:rPr>
                <w:rFonts w:ascii="Times New Roman" w:hAnsi="Times New Roman" w:cs="Times New Roman"/>
                <w:sz w:val="24"/>
                <w:szCs w:val="24"/>
              </w:rPr>
            </w:pPr>
          </w:p>
        </w:tc>
        <w:tc>
          <w:tcPr>
            <w:tcW w:w="0" w:type="auto"/>
          </w:tcPr>
          <w:p w14:paraId="4F349C24" w14:textId="77777777" w:rsidR="006A01CC" w:rsidRPr="009F29DC" w:rsidRDefault="006A01CC" w:rsidP="009F29DC">
            <w:pPr>
              <w:rPr>
                <w:rFonts w:ascii="Times New Roman" w:hAnsi="Times New Roman" w:cs="Times New Roman"/>
                <w:sz w:val="24"/>
                <w:szCs w:val="24"/>
                <w:rPrChange w:id="512" w:author="Microsoft account" w:date="2021-07-25T02:17:00Z">
                  <w:rPr>
                    <w:rFonts w:ascii="Times New Roman" w:hAnsi="Times New Roman" w:cs="Times New Roman"/>
                    <w:sz w:val="24"/>
                    <w:szCs w:val="24"/>
                  </w:rPr>
                </w:rPrChange>
              </w:rPr>
              <w:pPrChange w:id="513" w:author="Microsoft account" w:date="2021-07-25T02:17:00Z">
                <w:pPr/>
              </w:pPrChange>
            </w:pPr>
            <w:r w:rsidRPr="009F29DC">
              <w:rPr>
                <w:rFonts w:ascii="Times New Roman" w:hAnsi="Times New Roman" w:cs="Times New Roman"/>
                <w:sz w:val="24"/>
                <w:szCs w:val="24"/>
                <w:rPrChange w:id="514" w:author="Microsoft account" w:date="2021-07-25T02:17:00Z">
                  <w:rPr>
                    <w:rFonts w:ascii="Times New Roman" w:hAnsi="Times New Roman" w:cs="Times New Roman"/>
                    <w:sz w:val="24"/>
                    <w:szCs w:val="24"/>
                  </w:rPr>
                </w:rPrChange>
              </w:rPr>
              <w:t>11-12</w:t>
            </w:r>
          </w:p>
        </w:tc>
        <w:tc>
          <w:tcPr>
            <w:tcW w:w="0" w:type="auto"/>
          </w:tcPr>
          <w:p w14:paraId="4F349C25" w14:textId="77777777" w:rsidR="006A01CC" w:rsidRPr="009F29DC" w:rsidRDefault="00CF76E7" w:rsidP="009F29DC">
            <w:pPr>
              <w:rPr>
                <w:rFonts w:ascii="Times New Roman" w:hAnsi="Times New Roman" w:cs="Times New Roman"/>
                <w:sz w:val="24"/>
                <w:szCs w:val="24"/>
                <w:rPrChange w:id="515" w:author="Microsoft account" w:date="2021-07-25T02:17:00Z">
                  <w:rPr>
                    <w:rFonts w:ascii="Times New Roman" w:hAnsi="Times New Roman" w:cs="Times New Roman"/>
                    <w:sz w:val="24"/>
                    <w:szCs w:val="24"/>
                  </w:rPr>
                </w:rPrChange>
              </w:rPr>
              <w:pPrChange w:id="516" w:author="Microsoft account" w:date="2021-07-25T02:17:00Z">
                <w:pPr/>
              </w:pPrChange>
            </w:pPr>
            <w:r w:rsidRPr="009F29DC">
              <w:rPr>
                <w:rFonts w:ascii="Times New Roman" w:hAnsi="Times New Roman" w:cs="Times New Roman"/>
                <w:sz w:val="24"/>
                <w:szCs w:val="24"/>
                <w:rPrChange w:id="517" w:author="Microsoft account" w:date="2021-07-25T02:17:00Z">
                  <w:rPr>
                    <w:rFonts w:ascii="Times New Roman" w:hAnsi="Times New Roman" w:cs="Times New Roman"/>
                    <w:sz w:val="24"/>
                    <w:szCs w:val="24"/>
                  </w:rPr>
                </w:rPrChange>
              </w:rPr>
              <w:t>0.89 (0.52-1.52)</w:t>
            </w:r>
          </w:p>
        </w:tc>
        <w:tc>
          <w:tcPr>
            <w:tcW w:w="0" w:type="auto"/>
          </w:tcPr>
          <w:p w14:paraId="4F349C26" w14:textId="77777777" w:rsidR="006A01CC" w:rsidRPr="009F29DC" w:rsidRDefault="00CF76E7" w:rsidP="009F29DC">
            <w:pPr>
              <w:rPr>
                <w:rFonts w:ascii="Times New Roman" w:hAnsi="Times New Roman" w:cs="Times New Roman"/>
                <w:sz w:val="24"/>
                <w:szCs w:val="24"/>
                <w:rPrChange w:id="518" w:author="Microsoft account" w:date="2021-07-25T02:17:00Z">
                  <w:rPr>
                    <w:rFonts w:ascii="Times New Roman" w:hAnsi="Times New Roman" w:cs="Times New Roman"/>
                    <w:sz w:val="24"/>
                    <w:szCs w:val="24"/>
                  </w:rPr>
                </w:rPrChange>
              </w:rPr>
              <w:pPrChange w:id="519" w:author="Microsoft account" w:date="2021-07-25T02:17:00Z">
                <w:pPr/>
              </w:pPrChange>
            </w:pPr>
            <w:r w:rsidRPr="009F29DC">
              <w:rPr>
                <w:rFonts w:ascii="Times New Roman" w:hAnsi="Times New Roman" w:cs="Times New Roman"/>
                <w:sz w:val="24"/>
                <w:szCs w:val="24"/>
                <w:rPrChange w:id="520" w:author="Microsoft account" w:date="2021-07-25T02:17:00Z">
                  <w:rPr>
                    <w:rFonts w:ascii="Times New Roman" w:hAnsi="Times New Roman" w:cs="Times New Roman"/>
                    <w:sz w:val="24"/>
                    <w:szCs w:val="24"/>
                  </w:rPr>
                </w:rPrChange>
              </w:rPr>
              <w:t>0.669</w:t>
            </w:r>
          </w:p>
        </w:tc>
        <w:tc>
          <w:tcPr>
            <w:tcW w:w="0" w:type="auto"/>
          </w:tcPr>
          <w:p w14:paraId="4F349C27" w14:textId="77777777" w:rsidR="006A01CC" w:rsidRPr="009F29DC" w:rsidRDefault="00D047E1" w:rsidP="009F29DC">
            <w:pPr>
              <w:rPr>
                <w:rFonts w:ascii="Times New Roman" w:hAnsi="Times New Roman" w:cs="Times New Roman"/>
                <w:sz w:val="24"/>
                <w:szCs w:val="24"/>
                <w:rPrChange w:id="521" w:author="Microsoft account" w:date="2021-07-25T02:17:00Z">
                  <w:rPr>
                    <w:rFonts w:ascii="Times New Roman" w:hAnsi="Times New Roman" w:cs="Times New Roman"/>
                    <w:sz w:val="24"/>
                    <w:szCs w:val="24"/>
                  </w:rPr>
                </w:rPrChange>
              </w:rPr>
              <w:pPrChange w:id="522" w:author="Microsoft account" w:date="2021-07-25T02:17:00Z">
                <w:pPr/>
              </w:pPrChange>
            </w:pPr>
            <w:r w:rsidRPr="009F29DC">
              <w:rPr>
                <w:rFonts w:ascii="Times New Roman" w:hAnsi="Times New Roman" w:cs="Times New Roman"/>
                <w:sz w:val="24"/>
                <w:szCs w:val="24"/>
                <w:rPrChange w:id="523" w:author="Microsoft account" w:date="2021-07-25T02:17:00Z">
                  <w:rPr>
                    <w:rFonts w:ascii="Times New Roman" w:hAnsi="Times New Roman" w:cs="Times New Roman"/>
                    <w:sz w:val="24"/>
                    <w:szCs w:val="24"/>
                  </w:rPr>
                </w:rPrChange>
              </w:rPr>
              <w:t>-</w:t>
            </w:r>
          </w:p>
        </w:tc>
        <w:tc>
          <w:tcPr>
            <w:tcW w:w="0" w:type="auto"/>
          </w:tcPr>
          <w:p w14:paraId="4F349C28" w14:textId="77777777" w:rsidR="006A01CC" w:rsidRPr="009F29DC" w:rsidRDefault="00D047E1" w:rsidP="009F29DC">
            <w:pPr>
              <w:rPr>
                <w:rFonts w:ascii="Times New Roman" w:hAnsi="Times New Roman" w:cs="Times New Roman"/>
                <w:sz w:val="24"/>
                <w:szCs w:val="24"/>
                <w:rPrChange w:id="524" w:author="Microsoft account" w:date="2021-07-25T02:17:00Z">
                  <w:rPr>
                    <w:rFonts w:ascii="Times New Roman" w:hAnsi="Times New Roman" w:cs="Times New Roman"/>
                    <w:sz w:val="24"/>
                    <w:szCs w:val="24"/>
                  </w:rPr>
                </w:rPrChange>
              </w:rPr>
              <w:pPrChange w:id="525" w:author="Microsoft account" w:date="2021-07-25T02:17:00Z">
                <w:pPr/>
              </w:pPrChange>
            </w:pPr>
            <w:r w:rsidRPr="009F29DC">
              <w:rPr>
                <w:rFonts w:ascii="Times New Roman" w:hAnsi="Times New Roman" w:cs="Times New Roman"/>
                <w:sz w:val="24"/>
                <w:szCs w:val="24"/>
                <w:rPrChange w:id="526" w:author="Microsoft account" w:date="2021-07-25T02:17:00Z">
                  <w:rPr>
                    <w:rFonts w:ascii="Times New Roman" w:hAnsi="Times New Roman" w:cs="Times New Roman"/>
                    <w:sz w:val="24"/>
                    <w:szCs w:val="24"/>
                  </w:rPr>
                </w:rPrChange>
              </w:rPr>
              <w:t>-</w:t>
            </w:r>
          </w:p>
        </w:tc>
        <w:tc>
          <w:tcPr>
            <w:tcW w:w="0" w:type="auto"/>
          </w:tcPr>
          <w:p w14:paraId="4F349C29" w14:textId="77777777" w:rsidR="006A01CC" w:rsidRPr="009F29DC" w:rsidRDefault="00CB701C" w:rsidP="009F29DC">
            <w:pPr>
              <w:rPr>
                <w:rFonts w:ascii="Times New Roman" w:hAnsi="Times New Roman" w:cs="Times New Roman"/>
                <w:sz w:val="24"/>
                <w:szCs w:val="24"/>
                <w:rPrChange w:id="527" w:author="Microsoft account" w:date="2021-07-25T02:17:00Z">
                  <w:rPr>
                    <w:rFonts w:ascii="Times New Roman" w:hAnsi="Times New Roman" w:cs="Times New Roman"/>
                    <w:sz w:val="24"/>
                    <w:szCs w:val="24"/>
                  </w:rPr>
                </w:rPrChange>
              </w:rPr>
              <w:pPrChange w:id="528" w:author="Microsoft account" w:date="2021-07-25T02:17:00Z">
                <w:pPr/>
              </w:pPrChange>
            </w:pPr>
            <w:r w:rsidRPr="009F29DC">
              <w:rPr>
                <w:rFonts w:ascii="Times New Roman" w:hAnsi="Times New Roman" w:cs="Times New Roman"/>
                <w:sz w:val="24"/>
                <w:szCs w:val="24"/>
                <w:rPrChange w:id="529" w:author="Microsoft account" w:date="2021-07-25T02:17:00Z">
                  <w:rPr>
                    <w:rFonts w:ascii="Times New Roman" w:hAnsi="Times New Roman" w:cs="Times New Roman"/>
                    <w:sz w:val="24"/>
                    <w:szCs w:val="24"/>
                  </w:rPr>
                </w:rPrChange>
              </w:rPr>
              <w:t>-</w:t>
            </w:r>
          </w:p>
        </w:tc>
        <w:tc>
          <w:tcPr>
            <w:tcW w:w="0" w:type="auto"/>
          </w:tcPr>
          <w:p w14:paraId="4F349C2A" w14:textId="77777777" w:rsidR="006A01CC" w:rsidRPr="009F29DC" w:rsidRDefault="00CB701C" w:rsidP="009F29DC">
            <w:pPr>
              <w:rPr>
                <w:rFonts w:ascii="Times New Roman" w:hAnsi="Times New Roman" w:cs="Times New Roman"/>
                <w:sz w:val="24"/>
                <w:szCs w:val="24"/>
                <w:rPrChange w:id="530" w:author="Microsoft account" w:date="2021-07-25T02:17:00Z">
                  <w:rPr>
                    <w:rFonts w:ascii="Times New Roman" w:hAnsi="Times New Roman" w:cs="Times New Roman"/>
                    <w:sz w:val="24"/>
                    <w:szCs w:val="24"/>
                  </w:rPr>
                </w:rPrChange>
              </w:rPr>
              <w:pPrChange w:id="531" w:author="Microsoft account" w:date="2021-07-25T02:17:00Z">
                <w:pPr/>
              </w:pPrChange>
            </w:pPr>
            <w:r w:rsidRPr="009F29DC">
              <w:rPr>
                <w:rFonts w:ascii="Times New Roman" w:hAnsi="Times New Roman" w:cs="Times New Roman"/>
                <w:sz w:val="24"/>
                <w:szCs w:val="24"/>
                <w:rPrChange w:id="532" w:author="Microsoft account" w:date="2021-07-25T02:17:00Z">
                  <w:rPr>
                    <w:rFonts w:ascii="Times New Roman" w:hAnsi="Times New Roman" w:cs="Times New Roman"/>
                    <w:sz w:val="24"/>
                    <w:szCs w:val="24"/>
                  </w:rPr>
                </w:rPrChange>
              </w:rPr>
              <w:t>-</w:t>
            </w:r>
          </w:p>
        </w:tc>
      </w:tr>
      <w:tr w:rsidR="006A01CC" w:rsidRPr="009F29DC" w14:paraId="4F349C34" w14:textId="77777777" w:rsidTr="003326F6">
        <w:trPr>
          <w:jc w:val="center"/>
        </w:trPr>
        <w:tc>
          <w:tcPr>
            <w:tcW w:w="0" w:type="auto"/>
          </w:tcPr>
          <w:p w14:paraId="4F349C2C" w14:textId="77777777" w:rsidR="006A01CC" w:rsidRPr="009F29DC" w:rsidRDefault="006A01CC" w:rsidP="009F29DC">
            <w:pPr>
              <w:rPr>
                <w:rFonts w:ascii="Times New Roman" w:hAnsi="Times New Roman" w:cs="Times New Roman"/>
                <w:sz w:val="24"/>
                <w:szCs w:val="24"/>
              </w:rPr>
            </w:pPr>
          </w:p>
        </w:tc>
        <w:tc>
          <w:tcPr>
            <w:tcW w:w="0" w:type="auto"/>
          </w:tcPr>
          <w:p w14:paraId="4F349C2D" w14:textId="77777777" w:rsidR="006A01CC" w:rsidRPr="009F29DC" w:rsidRDefault="006A01CC" w:rsidP="009F29DC">
            <w:pPr>
              <w:rPr>
                <w:rFonts w:ascii="Times New Roman" w:hAnsi="Times New Roman" w:cs="Times New Roman"/>
                <w:sz w:val="24"/>
                <w:szCs w:val="24"/>
                <w:rPrChange w:id="533" w:author="Microsoft account" w:date="2021-07-25T02:17:00Z">
                  <w:rPr>
                    <w:rFonts w:ascii="Times New Roman" w:hAnsi="Times New Roman" w:cs="Times New Roman"/>
                    <w:sz w:val="24"/>
                    <w:szCs w:val="24"/>
                  </w:rPr>
                </w:rPrChange>
              </w:rPr>
              <w:pPrChange w:id="534" w:author="Microsoft account" w:date="2021-07-25T02:17:00Z">
                <w:pPr/>
              </w:pPrChange>
            </w:pPr>
            <w:r w:rsidRPr="009F29DC">
              <w:rPr>
                <w:rFonts w:ascii="Times New Roman" w:hAnsi="Times New Roman" w:cs="Times New Roman"/>
                <w:sz w:val="24"/>
                <w:szCs w:val="24"/>
                <w:rPrChange w:id="535" w:author="Microsoft account" w:date="2021-07-25T02:17:00Z">
                  <w:rPr>
                    <w:rFonts w:ascii="Times New Roman" w:hAnsi="Times New Roman" w:cs="Times New Roman"/>
                    <w:sz w:val="24"/>
                    <w:szCs w:val="24"/>
                  </w:rPr>
                </w:rPrChange>
              </w:rPr>
              <w:t>13 or 13+</w:t>
            </w:r>
          </w:p>
        </w:tc>
        <w:tc>
          <w:tcPr>
            <w:tcW w:w="0" w:type="auto"/>
          </w:tcPr>
          <w:p w14:paraId="4F349C2E" w14:textId="77777777" w:rsidR="006A01CC" w:rsidRPr="009F29DC" w:rsidRDefault="005103D1" w:rsidP="009F29DC">
            <w:pPr>
              <w:rPr>
                <w:rFonts w:ascii="Times New Roman" w:hAnsi="Times New Roman" w:cs="Times New Roman"/>
                <w:sz w:val="24"/>
                <w:szCs w:val="24"/>
                <w:rPrChange w:id="536" w:author="Microsoft account" w:date="2021-07-25T02:17:00Z">
                  <w:rPr>
                    <w:rFonts w:ascii="Times New Roman" w:hAnsi="Times New Roman" w:cs="Times New Roman"/>
                    <w:sz w:val="24"/>
                    <w:szCs w:val="24"/>
                  </w:rPr>
                </w:rPrChange>
              </w:rPr>
              <w:pPrChange w:id="537" w:author="Microsoft account" w:date="2021-07-25T02:17:00Z">
                <w:pPr/>
              </w:pPrChange>
            </w:pPr>
            <w:r w:rsidRPr="009F29DC">
              <w:rPr>
                <w:rFonts w:ascii="Times New Roman" w:hAnsi="Times New Roman" w:cs="Times New Roman"/>
                <w:sz w:val="24"/>
                <w:szCs w:val="24"/>
                <w:rPrChange w:id="538" w:author="Microsoft account" w:date="2021-07-25T02:17:00Z">
                  <w:rPr>
                    <w:rFonts w:ascii="Times New Roman" w:hAnsi="Times New Roman" w:cs="Times New Roman"/>
                    <w:sz w:val="24"/>
                    <w:szCs w:val="24"/>
                  </w:rPr>
                </w:rPrChange>
              </w:rPr>
              <w:t>1</w:t>
            </w:r>
          </w:p>
        </w:tc>
        <w:tc>
          <w:tcPr>
            <w:tcW w:w="0" w:type="auto"/>
          </w:tcPr>
          <w:p w14:paraId="4F349C2F" w14:textId="77777777" w:rsidR="006A01CC" w:rsidRPr="009F29DC" w:rsidRDefault="006A01CC" w:rsidP="009F29DC">
            <w:pPr>
              <w:rPr>
                <w:rFonts w:ascii="Times New Roman" w:hAnsi="Times New Roman" w:cs="Times New Roman"/>
                <w:sz w:val="24"/>
                <w:szCs w:val="24"/>
                <w:rPrChange w:id="539" w:author="Microsoft account" w:date="2021-07-25T02:17:00Z">
                  <w:rPr>
                    <w:rFonts w:ascii="Times New Roman" w:hAnsi="Times New Roman" w:cs="Times New Roman"/>
                    <w:sz w:val="24"/>
                    <w:szCs w:val="24"/>
                  </w:rPr>
                </w:rPrChange>
              </w:rPr>
              <w:pPrChange w:id="540" w:author="Microsoft account" w:date="2021-07-25T02:17:00Z">
                <w:pPr/>
              </w:pPrChange>
            </w:pPr>
          </w:p>
        </w:tc>
        <w:tc>
          <w:tcPr>
            <w:tcW w:w="0" w:type="auto"/>
          </w:tcPr>
          <w:p w14:paraId="4F349C30" w14:textId="77777777" w:rsidR="006A01CC" w:rsidRPr="009F29DC" w:rsidRDefault="00D047E1" w:rsidP="009F29DC">
            <w:pPr>
              <w:rPr>
                <w:rFonts w:ascii="Times New Roman" w:hAnsi="Times New Roman" w:cs="Times New Roman"/>
                <w:sz w:val="24"/>
                <w:szCs w:val="24"/>
                <w:rPrChange w:id="541" w:author="Microsoft account" w:date="2021-07-25T02:17:00Z">
                  <w:rPr>
                    <w:rFonts w:ascii="Times New Roman" w:hAnsi="Times New Roman" w:cs="Times New Roman"/>
                    <w:sz w:val="24"/>
                    <w:szCs w:val="24"/>
                  </w:rPr>
                </w:rPrChange>
              </w:rPr>
              <w:pPrChange w:id="542" w:author="Microsoft account" w:date="2021-07-25T02:17:00Z">
                <w:pPr/>
              </w:pPrChange>
            </w:pPr>
            <w:r w:rsidRPr="009F29DC">
              <w:rPr>
                <w:rFonts w:ascii="Times New Roman" w:hAnsi="Times New Roman" w:cs="Times New Roman"/>
                <w:sz w:val="24"/>
                <w:szCs w:val="24"/>
                <w:rPrChange w:id="543" w:author="Microsoft account" w:date="2021-07-25T02:17:00Z">
                  <w:rPr>
                    <w:rFonts w:ascii="Times New Roman" w:hAnsi="Times New Roman" w:cs="Times New Roman"/>
                    <w:sz w:val="24"/>
                    <w:szCs w:val="24"/>
                  </w:rPr>
                </w:rPrChange>
              </w:rPr>
              <w:t>-</w:t>
            </w:r>
          </w:p>
        </w:tc>
        <w:tc>
          <w:tcPr>
            <w:tcW w:w="0" w:type="auto"/>
          </w:tcPr>
          <w:p w14:paraId="4F349C31" w14:textId="77777777" w:rsidR="006A01CC" w:rsidRPr="009F29DC" w:rsidRDefault="006A01CC" w:rsidP="009F29DC">
            <w:pPr>
              <w:rPr>
                <w:rFonts w:ascii="Times New Roman" w:hAnsi="Times New Roman" w:cs="Times New Roman"/>
                <w:sz w:val="24"/>
                <w:szCs w:val="24"/>
                <w:rPrChange w:id="544" w:author="Microsoft account" w:date="2021-07-25T02:17:00Z">
                  <w:rPr>
                    <w:rFonts w:ascii="Times New Roman" w:hAnsi="Times New Roman" w:cs="Times New Roman"/>
                    <w:sz w:val="24"/>
                    <w:szCs w:val="24"/>
                  </w:rPr>
                </w:rPrChange>
              </w:rPr>
              <w:pPrChange w:id="545" w:author="Microsoft account" w:date="2021-07-25T02:17:00Z">
                <w:pPr/>
              </w:pPrChange>
            </w:pPr>
          </w:p>
        </w:tc>
        <w:tc>
          <w:tcPr>
            <w:tcW w:w="0" w:type="auto"/>
          </w:tcPr>
          <w:p w14:paraId="4F349C32" w14:textId="77777777" w:rsidR="006A01CC" w:rsidRPr="009F29DC" w:rsidRDefault="00CB701C" w:rsidP="009F29DC">
            <w:pPr>
              <w:rPr>
                <w:rFonts w:ascii="Times New Roman" w:hAnsi="Times New Roman" w:cs="Times New Roman"/>
                <w:sz w:val="24"/>
                <w:szCs w:val="24"/>
                <w:rPrChange w:id="546" w:author="Microsoft account" w:date="2021-07-25T02:17:00Z">
                  <w:rPr>
                    <w:rFonts w:ascii="Times New Roman" w:hAnsi="Times New Roman" w:cs="Times New Roman"/>
                    <w:sz w:val="24"/>
                    <w:szCs w:val="24"/>
                  </w:rPr>
                </w:rPrChange>
              </w:rPr>
              <w:pPrChange w:id="547" w:author="Microsoft account" w:date="2021-07-25T02:17:00Z">
                <w:pPr/>
              </w:pPrChange>
            </w:pPr>
            <w:r w:rsidRPr="009F29DC">
              <w:rPr>
                <w:rFonts w:ascii="Times New Roman" w:hAnsi="Times New Roman" w:cs="Times New Roman"/>
                <w:sz w:val="24"/>
                <w:szCs w:val="24"/>
                <w:rPrChange w:id="548" w:author="Microsoft account" w:date="2021-07-25T02:17:00Z">
                  <w:rPr>
                    <w:rFonts w:ascii="Times New Roman" w:hAnsi="Times New Roman" w:cs="Times New Roman"/>
                    <w:sz w:val="24"/>
                    <w:szCs w:val="24"/>
                  </w:rPr>
                </w:rPrChange>
              </w:rPr>
              <w:t>-</w:t>
            </w:r>
          </w:p>
        </w:tc>
        <w:tc>
          <w:tcPr>
            <w:tcW w:w="0" w:type="auto"/>
          </w:tcPr>
          <w:p w14:paraId="4F349C33" w14:textId="77777777" w:rsidR="006A01CC" w:rsidRPr="009F29DC" w:rsidRDefault="006A01CC" w:rsidP="009F29DC">
            <w:pPr>
              <w:rPr>
                <w:rFonts w:ascii="Times New Roman" w:hAnsi="Times New Roman" w:cs="Times New Roman"/>
                <w:sz w:val="24"/>
                <w:szCs w:val="24"/>
                <w:rPrChange w:id="549" w:author="Microsoft account" w:date="2021-07-25T02:17:00Z">
                  <w:rPr>
                    <w:rFonts w:ascii="Times New Roman" w:hAnsi="Times New Roman" w:cs="Times New Roman"/>
                    <w:sz w:val="24"/>
                    <w:szCs w:val="24"/>
                  </w:rPr>
                </w:rPrChange>
              </w:rPr>
              <w:pPrChange w:id="550" w:author="Microsoft account" w:date="2021-07-25T02:17:00Z">
                <w:pPr/>
              </w:pPrChange>
            </w:pPr>
          </w:p>
        </w:tc>
      </w:tr>
      <w:tr w:rsidR="00E51613" w:rsidRPr="009F29DC" w14:paraId="4F349C36" w14:textId="77777777" w:rsidTr="003326F6">
        <w:trPr>
          <w:jc w:val="center"/>
        </w:trPr>
        <w:tc>
          <w:tcPr>
            <w:tcW w:w="0" w:type="auto"/>
            <w:gridSpan w:val="8"/>
          </w:tcPr>
          <w:p w14:paraId="4F349C35" w14:textId="77777777" w:rsidR="00E51613" w:rsidRPr="009F29DC" w:rsidRDefault="005D28D6" w:rsidP="009F29DC">
            <w:pPr>
              <w:rPr>
                <w:rFonts w:ascii="Times New Roman" w:hAnsi="Times New Roman" w:cs="Times New Roman"/>
                <w:sz w:val="24"/>
                <w:szCs w:val="24"/>
              </w:rPr>
            </w:pPr>
            <w:r w:rsidRPr="009F29DC">
              <w:rPr>
                <w:rFonts w:ascii="Times New Roman" w:hAnsi="Times New Roman" w:cs="Times New Roman"/>
                <w:sz w:val="24"/>
                <w:szCs w:val="24"/>
              </w:rPr>
              <w:t>Participant type</w:t>
            </w:r>
          </w:p>
        </w:tc>
      </w:tr>
      <w:tr w:rsidR="006A01CC" w:rsidRPr="009F29DC" w14:paraId="4F349C3F" w14:textId="77777777" w:rsidTr="003326F6">
        <w:trPr>
          <w:jc w:val="center"/>
        </w:trPr>
        <w:tc>
          <w:tcPr>
            <w:tcW w:w="0" w:type="auto"/>
          </w:tcPr>
          <w:p w14:paraId="4F349C37" w14:textId="77777777" w:rsidR="006A01CC" w:rsidRPr="009F29DC" w:rsidRDefault="006A01CC" w:rsidP="009F29DC">
            <w:pPr>
              <w:rPr>
                <w:rFonts w:ascii="Times New Roman" w:hAnsi="Times New Roman" w:cs="Times New Roman"/>
                <w:sz w:val="24"/>
                <w:szCs w:val="24"/>
              </w:rPr>
            </w:pPr>
          </w:p>
        </w:tc>
        <w:tc>
          <w:tcPr>
            <w:tcW w:w="0" w:type="auto"/>
          </w:tcPr>
          <w:p w14:paraId="4F349C38" w14:textId="77777777" w:rsidR="006A01CC" w:rsidRPr="009F29DC" w:rsidRDefault="005103D1" w:rsidP="009F29DC">
            <w:pPr>
              <w:rPr>
                <w:rFonts w:ascii="Times New Roman" w:hAnsi="Times New Roman" w:cs="Times New Roman"/>
                <w:sz w:val="24"/>
                <w:szCs w:val="24"/>
                <w:rPrChange w:id="551" w:author="Microsoft account" w:date="2021-07-25T02:17:00Z">
                  <w:rPr>
                    <w:rFonts w:ascii="Times New Roman" w:hAnsi="Times New Roman" w:cs="Times New Roman"/>
                    <w:sz w:val="24"/>
                    <w:szCs w:val="24"/>
                  </w:rPr>
                </w:rPrChange>
              </w:rPr>
              <w:pPrChange w:id="552" w:author="Microsoft account" w:date="2021-07-25T02:17:00Z">
                <w:pPr/>
              </w:pPrChange>
            </w:pPr>
            <w:r w:rsidRPr="009F29DC">
              <w:rPr>
                <w:rFonts w:ascii="Times New Roman" w:hAnsi="Times New Roman" w:cs="Times New Roman"/>
                <w:sz w:val="24"/>
                <w:szCs w:val="24"/>
                <w:rPrChange w:id="553" w:author="Microsoft account" w:date="2021-07-25T02:17:00Z">
                  <w:rPr>
                    <w:rFonts w:ascii="Times New Roman" w:hAnsi="Times New Roman" w:cs="Times New Roman"/>
                    <w:sz w:val="24"/>
                    <w:szCs w:val="24"/>
                  </w:rPr>
                </w:rPrChange>
              </w:rPr>
              <w:t xml:space="preserve">Teacher </w:t>
            </w:r>
          </w:p>
        </w:tc>
        <w:tc>
          <w:tcPr>
            <w:tcW w:w="0" w:type="auto"/>
          </w:tcPr>
          <w:p w14:paraId="4F349C39" w14:textId="77777777" w:rsidR="006A01CC" w:rsidRPr="009F29DC" w:rsidRDefault="005103D1" w:rsidP="009F29DC">
            <w:pPr>
              <w:rPr>
                <w:rFonts w:ascii="Times New Roman" w:hAnsi="Times New Roman" w:cs="Times New Roman"/>
                <w:sz w:val="24"/>
                <w:szCs w:val="24"/>
                <w:rPrChange w:id="554" w:author="Microsoft account" w:date="2021-07-25T02:17:00Z">
                  <w:rPr>
                    <w:rFonts w:ascii="Times New Roman" w:hAnsi="Times New Roman" w:cs="Times New Roman"/>
                    <w:sz w:val="24"/>
                    <w:szCs w:val="24"/>
                  </w:rPr>
                </w:rPrChange>
              </w:rPr>
              <w:pPrChange w:id="555" w:author="Microsoft account" w:date="2021-07-25T02:17:00Z">
                <w:pPr/>
              </w:pPrChange>
            </w:pPr>
            <w:r w:rsidRPr="009F29DC">
              <w:rPr>
                <w:rFonts w:ascii="Times New Roman" w:hAnsi="Times New Roman" w:cs="Times New Roman"/>
                <w:sz w:val="24"/>
                <w:szCs w:val="24"/>
                <w:rPrChange w:id="556" w:author="Microsoft account" w:date="2021-07-25T02:17:00Z">
                  <w:rPr>
                    <w:rFonts w:ascii="Times New Roman" w:hAnsi="Times New Roman" w:cs="Times New Roman"/>
                    <w:sz w:val="24"/>
                    <w:szCs w:val="24"/>
                  </w:rPr>
                </w:rPrChange>
              </w:rPr>
              <w:t>-</w:t>
            </w:r>
          </w:p>
        </w:tc>
        <w:tc>
          <w:tcPr>
            <w:tcW w:w="0" w:type="auto"/>
          </w:tcPr>
          <w:p w14:paraId="4F349C3A" w14:textId="77777777" w:rsidR="006A01CC" w:rsidRPr="009F29DC" w:rsidRDefault="005103D1" w:rsidP="009F29DC">
            <w:pPr>
              <w:rPr>
                <w:rFonts w:ascii="Times New Roman" w:hAnsi="Times New Roman" w:cs="Times New Roman"/>
                <w:sz w:val="24"/>
                <w:szCs w:val="24"/>
                <w:rPrChange w:id="557" w:author="Microsoft account" w:date="2021-07-25T02:17:00Z">
                  <w:rPr>
                    <w:rFonts w:ascii="Times New Roman" w:hAnsi="Times New Roman" w:cs="Times New Roman"/>
                    <w:sz w:val="24"/>
                    <w:szCs w:val="24"/>
                  </w:rPr>
                </w:rPrChange>
              </w:rPr>
              <w:pPrChange w:id="558" w:author="Microsoft account" w:date="2021-07-25T02:17:00Z">
                <w:pPr/>
              </w:pPrChange>
            </w:pPr>
            <w:r w:rsidRPr="009F29DC">
              <w:rPr>
                <w:rFonts w:ascii="Times New Roman" w:hAnsi="Times New Roman" w:cs="Times New Roman"/>
                <w:sz w:val="24"/>
                <w:szCs w:val="24"/>
                <w:rPrChange w:id="559" w:author="Microsoft account" w:date="2021-07-25T02:17:00Z">
                  <w:rPr>
                    <w:rFonts w:ascii="Times New Roman" w:hAnsi="Times New Roman" w:cs="Times New Roman"/>
                    <w:sz w:val="24"/>
                    <w:szCs w:val="24"/>
                  </w:rPr>
                </w:rPrChange>
              </w:rPr>
              <w:t>-</w:t>
            </w:r>
          </w:p>
        </w:tc>
        <w:tc>
          <w:tcPr>
            <w:tcW w:w="0" w:type="auto"/>
          </w:tcPr>
          <w:p w14:paraId="4F349C3B" w14:textId="77777777" w:rsidR="006A01CC" w:rsidRPr="009F29DC" w:rsidRDefault="005103D1" w:rsidP="009F29DC">
            <w:pPr>
              <w:rPr>
                <w:rFonts w:ascii="Times New Roman" w:hAnsi="Times New Roman" w:cs="Times New Roman"/>
                <w:sz w:val="24"/>
                <w:szCs w:val="24"/>
                <w:rPrChange w:id="560" w:author="Microsoft account" w:date="2021-07-25T02:17:00Z">
                  <w:rPr>
                    <w:rFonts w:ascii="Times New Roman" w:hAnsi="Times New Roman" w:cs="Times New Roman"/>
                    <w:sz w:val="24"/>
                    <w:szCs w:val="24"/>
                  </w:rPr>
                </w:rPrChange>
              </w:rPr>
              <w:pPrChange w:id="561" w:author="Microsoft account" w:date="2021-07-25T02:17:00Z">
                <w:pPr/>
              </w:pPrChange>
            </w:pPr>
            <w:r w:rsidRPr="009F29DC">
              <w:rPr>
                <w:rFonts w:ascii="Times New Roman" w:hAnsi="Times New Roman" w:cs="Times New Roman"/>
                <w:sz w:val="24"/>
                <w:szCs w:val="24"/>
                <w:rPrChange w:id="562" w:author="Microsoft account" w:date="2021-07-25T02:17:00Z">
                  <w:rPr>
                    <w:rFonts w:ascii="Times New Roman" w:hAnsi="Times New Roman" w:cs="Times New Roman"/>
                    <w:sz w:val="24"/>
                    <w:szCs w:val="24"/>
                  </w:rPr>
                </w:rPrChange>
              </w:rPr>
              <w:t>1.94 (1.03-3.81)</w:t>
            </w:r>
          </w:p>
        </w:tc>
        <w:tc>
          <w:tcPr>
            <w:tcW w:w="0" w:type="auto"/>
          </w:tcPr>
          <w:p w14:paraId="4F349C3C" w14:textId="77777777" w:rsidR="006A01CC" w:rsidRPr="009F29DC" w:rsidRDefault="00D047E1" w:rsidP="009F29DC">
            <w:pPr>
              <w:rPr>
                <w:rFonts w:ascii="Times New Roman" w:hAnsi="Times New Roman" w:cs="Times New Roman"/>
                <w:sz w:val="24"/>
                <w:szCs w:val="24"/>
                <w:rPrChange w:id="563" w:author="Microsoft account" w:date="2021-07-25T02:17:00Z">
                  <w:rPr>
                    <w:rFonts w:ascii="Times New Roman" w:hAnsi="Times New Roman" w:cs="Times New Roman"/>
                    <w:sz w:val="24"/>
                    <w:szCs w:val="24"/>
                  </w:rPr>
                </w:rPrChange>
              </w:rPr>
              <w:pPrChange w:id="564" w:author="Microsoft account" w:date="2021-07-25T02:17:00Z">
                <w:pPr/>
              </w:pPrChange>
            </w:pPr>
            <w:r w:rsidRPr="009F29DC">
              <w:rPr>
                <w:rFonts w:ascii="Times New Roman" w:hAnsi="Times New Roman" w:cs="Times New Roman"/>
                <w:sz w:val="24"/>
                <w:szCs w:val="24"/>
                <w:rPrChange w:id="565" w:author="Microsoft account" w:date="2021-07-25T02:17:00Z">
                  <w:rPr>
                    <w:rFonts w:ascii="Times New Roman" w:hAnsi="Times New Roman" w:cs="Times New Roman"/>
                    <w:sz w:val="24"/>
                    <w:szCs w:val="24"/>
                  </w:rPr>
                </w:rPrChange>
              </w:rPr>
              <w:t>0.046</w:t>
            </w:r>
          </w:p>
        </w:tc>
        <w:tc>
          <w:tcPr>
            <w:tcW w:w="0" w:type="auto"/>
          </w:tcPr>
          <w:p w14:paraId="4F349C3D" w14:textId="77777777" w:rsidR="006A01CC" w:rsidRPr="009F29DC" w:rsidRDefault="00D17D06" w:rsidP="009F29DC">
            <w:pPr>
              <w:rPr>
                <w:rFonts w:ascii="Times New Roman" w:hAnsi="Times New Roman" w:cs="Times New Roman"/>
                <w:sz w:val="24"/>
                <w:szCs w:val="24"/>
                <w:rPrChange w:id="566" w:author="Microsoft account" w:date="2021-07-25T02:17:00Z">
                  <w:rPr>
                    <w:rFonts w:ascii="Times New Roman" w:hAnsi="Times New Roman" w:cs="Times New Roman"/>
                    <w:sz w:val="24"/>
                    <w:szCs w:val="24"/>
                  </w:rPr>
                </w:rPrChange>
              </w:rPr>
              <w:pPrChange w:id="567" w:author="Microsoft account" w:date="2021-07-25T02:17:00Z">
                <w:pPr/>
              </w:pPrChange>
            </w:pPr>
            <w:r w:rsidRPr="009F29DC">
              <w:rPr>
                <w:rFonts w:ascii="Times New Roman" w:hAnsi="Times New Roman" w:cs="Times New Roman"/>
                <w:sz w:val="24"/>
                <w:szCs w:val="24"/>
                <w:rPrChange w:id="568" w:author="Microsoft account" w:date="2021-07-25T02:17:00Z">
                  <w:rPr>
                    <w:rFonts w:ascii="Times New Roman" w:hAnsi="Times New Roman" w:cs="Times New Roman"/>
                    <w:sz w:val="24"/>
                    <w:szCs w:val="24"/>
                  </w:rPr>
                </w:rPrChange>
              </w:rPr>
              <w:t>4.79 (2.23-11.92</w:t>
            </w:r>
            <w:r w:rsidR="0054007D" w:rsidRPr="009F29DC">
              <w:rPr>
                <w:rFonts w:ascii="Times New Roman" w:hAnsi="Times New Roman" w:cs="Times New Roman"/>
                <w:sz w:val="24"/>
                <w:szCs w:val="24"/>
                <w:rPrChange w:id="569" w:author="Microsoft account" w:date="2021-07-25T02:17:00Z">
                  <w:rPr>
                    <w:rFonts w:ascii="Times New Roman" w:hAnsi="Times New Roman" w:cs="Times New Roman"/>
                    <w:sz w:val="24"/>
                    <w:szCs w:val="24"/>
                  </w:rPr>
                </w:rPrChange>
              </w:rPr>
              <w:t>)</w:t>
            </w:r>
          </w:p>
        </w:tc>
        <w:tc>
          <w:tcPr>
            <w:tcW w:w="0" w:type="auto"/>
          </w:tcPr>
          <w:p w14:paraId="4F349C3E" w14:textId="77777777" w:rsidR="006A01CC" w:rsidRPr="009F29DC" w:rsidRDefault="00D17D06" w:rsidP="009F29DC">
            <w:pPr>
              <w:rPr>
                <w:rFonts w:ascii="Times New Roman" w:hAnsi="Times New Roman" w:cs="Times New Roman"/>
                <w:sz w:val="24"/>
                <w:szCs w:val="24"/>
                <w:rPrChange w:id="570" w:author="Microsoft account" w:date="2021-07-25T02:17:00Z">
                  <w:rPr>
                    <w:rFonts w:ascii="Times New Roman" w:hAnsi="Times New Roman" w:cs="Times New Roman"/>
                    <w:sz w:val="24"/>
                    <w:szCs w:val="24"/>
                  </w:rPr>
                </w:rPrChange>
              </w:rPr>
              <w:pPrChange w:id="571" w:author="Microsoft account" w:date="2021-07-25T02:17:00Z">
                <w:pPr/>
              </w:pPrChange>
            </w:pPr>
            <w:r w:rsidRPr="009F29DC">
              <w:rPr>
                <w:rFonts w:ascii="Times New Roman" w:hAnsi="Times New Roman" w:cs="Times New Roman"/>
                <w:sz w:val="24"/>
                <w:szCs w:val="24"/>
                <w:rPrChange w:id="572" w:author="Microsoft account" w:date="2021-07-25T02:17:00Z">
                  <w:rPr>
                    <w:rFonts w:ascii="Times New Roman" w:hAnsi="Times New Roman" w:cs="Times New Roman"/>
                    <w:sz w:val="24"/>
                    <w:szCs w:val="24"/>
                  </w:rPr>
                </w:rPrChange>
              </w:rPr>
              <w:t>&lt;0.001</w:t>
            </w:r>
          </w:p>
        </w:tc>
      </w:tr>
      <w:tr w:rsidR="006A01CC" w:rsidRPr="009F29DC" w14:paraId="4F349C48" w14:textId="77777777" w:rsidTr="003326F6">
        <w:trPr>
          <w:jc w:val="center"/>
        </w:trPr>
        <w:tc>
          <w:tcPr>
            <w:tcW w:w="0" w:type="auto"/>
          </w:tcPr>
          <w:p w14:paraId="4F349C40" w14:textId="77777777" w:rsidR="006A01CC" w:rsidRPr="009F29DC" w:rsidRDefault="006A01CC" w:rsidP="009F29DC">
            <w:pPr>
              <w:rPr>
                <w:rFonts w:ascii="Times New Roman" w:hAnsi="Times New Roman" w:cs="Times New Roman"/>
                <w:sz w:val="24"/>
                <w:szCs w:val="24"/>
              </w:rPr>
            </w:pPr>
          </w:p>
        </w:tc>
        <w:tc>
          <w:tcPr>
            <w:tcW w:w="0" w:type="auto"/>
          </w:tcPr>
          <w:p w14:paraId="4F349C41" w14:textId="77777777" w:rsidR="006A01CC" w:rsidRPr="009F29DC" w:rsidRDefault="005103D1" w:rsidP="009F29DC">
            <w:pPr>
              <w:rPr>
                <w:rFonts w:ascii="Times New Roman" w:hAnsi="Times New Roman" w:cs="Times New Roman"/>
                <w:sz w:val="24"/>
                <w:szCs w:val="24"/>
                <w:rPrChange w:id="573" w:author="Microsoft account" w:date="2021-07-25T02:17:00Z">
                  <w:rPr>
                    <w:rFonts w:ascii="Times New Roman" w:hAnsi="Times New Roman" w:cs="Times New Roman"/>
                    <w:sz w:val="24"/>
                    <w:szCs w:val="24"/>
                  </w:rPr>
                </w:rPrChange>
              </w:rPr>
              <w:pPrChange w:id="574" w:author="Microsoft account" w:date="2021-07-25T02:17:00Z">
                <w:pPr/>
              </w:pPrChange>
            </w:pPr>
            <w:r w:rsidRPr="009F29DC">
              <w:rPr>
                <w:rFonts w:ascii="Times New Roman" w:hAnsi="Times New Roman" w:cs="Times New Roman"/>
                <w:sz w:val="24"/>
                <w:szCs w:val="24"/>
                <w:rPrChange w:id="575" w:author="Microsoft account" w:date="2021-07-25T02:17:00Z">
                  <w:rPr>
                    <w:rFonts w:ascii="Times New Roman" w:hAnsi="Times New Roman" w:cs="Times New Roman"/>
                    <w:sz w:val="24"/>
                    <w:szCs w:val="24"/>
                  </w:rPr>
                </w:rPrChange>
              </w:rPr>
              <w:t>Students</w:t>
            </w:r>
          </w:p>
        </w:tc>
        <w:tc>
          <w:tcPr>
            <w:tcW w:w="0" w:type="auto"/>
          </w:tcPr>
          <w:p w14:paraId="4F349C42" w14:textId="77777777" w:rsidR="006A01CC" w:rsidRPr="009F29DC" w:rsidRDefault="005103D1" w:rsidP="009F29DC">
            <w:pPr>
              <w:rPr>
                <w:rFonts w:ascii="Times New Roman" w:hAnsi="Times New Roman" w:cs="Times New Roman"/>
                <w:sz w:val="24"/>
                <w:szCs w:val="24"/>
                <w:rPrChange w:id="576" w:author="Microsoft account" w:date="2021-07-25T02:17:00Z">
                  <w:rPr>
                    <w:rFonts w:ascii="Times New Roman" w:hAnsi="Times New Roman" w:cs="Times New Roman"/>
                    <w:sz w:val="24"/>
                    <w:szCs w:val="24"/>
                  </w:rPr>
                </w:rPrChange>
              </w:rPr>
              <w:pPrChange w:id="577" w:author="Microsoft account" w:date="2021-07-25T02:17:00Z">
                <w:pPr/>
              </w:pPrChange>
            </w:pPr>
            <w:r w:rsidRPr="009F29DC">
              <w:rPr>
                <w:rFonts w:ascii="Times New Roman" w:hAnsi="Times New Roman" w:cs="Times New Roman"/>
                <w:sz w:val="24"/>
                <w:szCs w:val="24"/>
                <w:rPrChange w:id="578" w:author="Microsoft account" w:date="2021-07-25T02:17:00Z">
                  <w:rPr>
                    <w:rFonts w:ascii="Times New Roman" w:hAnsi="Times New Roman" w:cs="Times New Roman"/>
                    <w:sz w:val="24"/>
                    <w:szCs w:val="24"/>
                  </w:rPr>
                </w:rPrChange>
              </w:rPr>
              <w:t>-</w:t>
            </w:r>
          </w:p>
        </w:tc>
        <w:tc>
          <w:tcPr>
            <w:tcW w:w="0" w:type="auto"/>
          </w:tcPr>
          <w:p w14:paraId="4F349C43" w14:textId="77777777" w:rsidR="006A01CC" w:rsidRPr="009F29DC" w:rsidRDefault="006A01CC" w:rsidP="009F29DC">
            <w:pPr>
              <w:rPr>
                <w:rFonts w:ascii="Times New Roman" w:hAnsi="Times New Roman" w:cs="Times New Roman"/>
                <w:sz w:val="24"/>
                <w:szCs w:val="24"/>
                <w:rPrChange w:id="579" w:author="Microsoft account" w:date="2021-07-25T02:17:00Z">
                  <w:rPr>
                    <w:rFonts w:ascii="Times New Roman" w:hAnsi="Times New Roman" w:cs="Times New Roman"/>
                    <w:sz w:val="24"/>
                    <w:szCs w:val="24"/>
                  </w:rPr>
                </w:rPrChange>
              </w:rPr>
              <w:pPrChange w:id="580" w:author="Microsoft account" w:date="2021-07-25T02:17:00Z">
                <w:pPr/>
              </w:pPrChange>
            </w:pPr>
          </w:p>
        </w:tc>
        <w:tc>
          <w:tcPr>
            <w:tcW w:w="0" w:type="auto"/>
          </w:tcPr>
          <w:p w14:paraId="4F349C44" w14:textId="77777777" w:rsidR="006A01CC" w:rsidRPr="009F29DC" w:rsidRDefault="005103D1" w:rsidP="009F29DC">
            <w:pPr>
              <w:rPr>
                <w:rFonts w:ascii="Times New Roman" w:hAnsi="Times New Roman" w:cs="Times New Roman"/>
                <w:sz w:val="24"/>
                <w:szCs w:val="24"/>
                <w:rPrChange w:id="581" w:author="Microsoft account" w:date="2021-07-25T02:17:00Z">
                  <w:rPr>
                    <w:rFonts w:ascii="Times New Roman" w:hAnsi="Times New Roman" w:cs="Times New Roman"/>
                    <w:sz w:val="24"/>
                    <w:szCs w:val="24"/>
                  </w:rPr>
                </w:rPrChange>
              </w:rPr>
              <w:pPrChange w:id="582" w:author="Microsoft account" w:date="2021-07-25T02:17:00Z">
                <w:pPr/>
              </w:pPrChange>
            </w:pPr>
            <w:r w:rsidRPr="009F29DC">
              <w:rPr>
                <w:rFonts w:ascii="Times New Roman" w:hAnsi="Times New Roman" w:cs="Times New Roman"/>
                <w:sz w:val="24"/>
                <w:szCs w:val="24"/>
                <w:rPrChange w:id="583" w:author="Microsoft account" w:date="2021-07-25T02:17:00Z">
                  <w:rPr>
                    <w:rFonts w:ascii="Times New Roman" w:hAnsi="Times New Roman" w:cs="Times New Roman"/>
                    <w:sz w:val="24"/>
                    <w:szCs w:val="24"/>
                  </w:rPr>
                </w:rPrChange>
              </w:rPr>
              <w:t>1</w:t>
            </w:r>
          </w:p>
        </w:tc>
        <w:tc>
          <w:tcPr>
            <w:tcW w:w="0" w:type="auto"/>
          </w:tcPr>
          <w:p w14:paraId="4F349C45" w14:textId="77777777" w:rsidR="006A01CC" w:rsidRPr="009F29DC" w:rsidRDefault="006A01CC" w:rsidP="009F29DC">
            <w:pPr>
              <w:rPr>
                <w:rFonts w:ascii="Times New Roman" w:hAnsi="Times New Roman" w:cs="Times New Roman"/>
                <w:sz w:val="24"/>
                <w:szCs w:val="24"/>
                <w:rPrChange w:id="584" w:author="Microsoft account" w:date="2021-07-25T02:17:00Z">
                  <w:rPr>
                    <w:rFonts w:ascii="Times New Roman" w:hAnsi="Times New Roman" w:cs="Times New Roman"/>
                    <w:sz w:val="24"/>
                    <w:szCs w:val="24"/>
                  </w:rPr>
                </w:rPrChange>
              </w:rPr>
              <w:pPrChange w:id="585" w:author="Microsoft account" w:date="2021-07-25T02:17:00Z">
                <w:pPr/>
              </w:pPrChange>
            </w:pPr>
          </w:p>
        </w:tc>
        <w:tc>
          <w:tcPr>
            <w:tcW w:w="0" w:type="auto"/>
          </w:tcPr>
          <w:p w14:paraId="4F349C46" w14:textId="77777777" w:rsidR="006A01CC" w:rsidRPr="009F29DC" w:rsidRDefault="0054007D" w:rsidP="009F29DC">
            <w:pPr>
              <w:rPr>
                <w:rFonts w:ascii="Times New Roman" w:hAnsi="Times New Roman" w:cs="Times New Roman"/>
                <w:sz w:val="24"/>
                <w:szCs w:val="24"/>
                <w:rPrChange w:id="586" w:author="Microsoft account" w:date="2021-07-25T02:17:00Z">
                  <w:rPr>
                    <w:rFonts w:ascii="Times New Roman" w:hAnsi="Times New Roman" w:cs="Times New Roman"/>
                    <w:sz w:val="24"/>
                    <w:szCs w:val="24"/>
                  </w:rPr>
                </w:rPrChange>
              </w:rPr>
              <w:pPrChange w:id="587" w:author="Microsoft account" w:date="2021-07-25T02:17:00Z">
                <w:pPr/>
              </w:pPrChange>
            </w:pPr>
            <w:r w:rsidRPr="009F29DC">
              <w:rPr>
                <w:rFonts w:ascii="Times New Roman" w:hAnsi="Times New Roman" w:cs="Times New Roman"/>
                <w:sz w:val="24"/>
                <w:szCs w:val="24"/>
                <w:rPrChange w:id="588" w:author="Microsoft account" w:date="2021-07-25T02:17:00Z">
                  <w:rPr>
                    <w:rFonts w:ascii="Times New Roman" w:hAnsi="Times New Roman" w:cs="Times New Roman"/>
                    <w:sz w:val="24"/>
                    <w:szCs w:val="24"/>
                  </w:rPr>
                </w:rPrChange>
              </w:rPr>
              <w:t>1</w:t>
            </w:r>
          </w:p>
        </w:tc>
        <w:tc>
          <w:tcPr>
            <w:tcW w:w="0" w:type="auto"/>
          </w:tcPr>
          <w:p w14:paraId="4F349C47" w14:textId="77777777" w:rsidR="006A01CC" w:rsidRPr="009F29DC" w:rsidRDefault="006A01CC" w:rsidP="009F29DC">
            <w:pPr>
              <w:rPr>
                <w:rFonts w:ascii="Times New Roman" w:hAnsi="Times New Roman" w:cs="Times New Roman"/>
                <w:sz w:val="24"/>
                <w:szCs w:val="24"/>
                <w:rPrChange w:id="589" w:author="Microsoft account" w:date="2021-07-25T02:17:00Z">
                  <w:rPr>
                    <w:rFonts w:ascii="Times New Roman" w:hAnsi="Times New Roman" w:cs="Times New Roman"/>
                    <w:sz w:val="24"/>
                    <w:szCs w:val="24"/>
                  </w:rPr>
                </w:rPrChange>
              </w:rPr>
              <w:pPrChange w:id="590" w:author="Microsoft account" w:date="2021-07-25T02:17:00Z">
                <w:pPr/>
              </w:pPrChange>
            </w:pPr>
          </w:p>
        </w:tc>
      </w:tr>
      <w:tr w:rsidR="00E51613" w:rsidRPr="009F29DC" w14:paraId="4F349C4A" w14:textId="77777777" w:rsidTr="003326F6">
        <w:trPr>
          <w:jc w:val="center"/>
        </w:trPr>
        <w:tc>
          <w:tcPr>
            <w:tcW w:w="0" w:type="auto"/>
            <w:gridSpan w:val="8"/>
          </w:tcPr>
          <w:p w14:paraId="4F349C49" w14:textId="77777777" w:rsidR="00E51613" w:rsidRPr="009F29DC" w:rsidRDefault="005D28D6" w:rsidP="009F29DC">
            <w:pPr>
              <w:rPr>
                <w:rFonts w:ascii="Times New Roman" w:hAnsi="Times New Roman" w:cs="Times New Roman"/>
                <w:sz w:val="24"/>
                <w:szCs w:val="24"/>
              </w:rPr>
            </w:pPr>
            <w:r w:rsidRPr="009F29DC">
              <w:rPr>
                <w:rFonts w:ascii="Times New Roman" w:hAnsi="Times New Roman" w:cs="Times New Roman"/>
                <w:sz w:val="24"/>
                <w:szCs w:val="24"/>
              </w:rPr>
              <w:t>Smoker</w:t>
            </w:r>
          </w:p>
        </w:tc>
      </w:tr>
      <w:tr w:rsidR="006A01CC" w:rsidRPr="009F29DC" w14:paraId="4F349C53" w14:textId="77777777" w:rsidTr="003326F6">
        <w:trPr>
          <w:jc w:val="center"/>
        </w:trPr>
        <w:tc>
          <w:tcPr>
            <w:tcW w:w="0" w:type="auto"/>
          </w:tcPr>
          <w:p w14:paraId="4F349C4B" w14:textId="77777777" w:rsidR="006A01CC" w:rsidRPr="009F29DC" w:rsidRDefault="006A01CC" w:rsidP="009F29DC">
            <w:pPr>
              <w:rPr>
                <w:rFonts w:ascii="Times New Roman" w:hAnsi="Times New Roman" w:cs="Times New Roman"/>
                <w:sz w:val="24"/>
                <w:szCs w:val="24"/>
              </w:rPr>
            </w:pPr>
          </w:p>
        </w:tc>
        <w:tc>
          <w:tcPr>
            <w:tcW w:w="0" w:type="auto"/>
          </w:tcPr>
          <w:p w14:paraId="4F349C4C" w14:textId="77777777" w:rsidR="006A01CC" w:rsidRPr="009F29DC" w:rsidRDefault="006A01CC" w:rsidP="009F29DC">
            <w:pPr>
              <w:rPr>
                <w:rFonts w:ascii="Times New Roman" w:hAnsi="Times New Roman" w:cs="Times New Roman"/>
                <w:sz w:val="24"/>
                <w:szCs w:val="24"/>
                <w:rPrChange w:id="591" w:author="Microsoft account" w:date="2021-07-25T02:17:00Z">
                  <w:rPr>
                    <w:rFonts w:ascii="Times New Roman" w:hAnsi="Times New Roman" w:cs="Times New Roman"/>
                    <w:sz w:val="24"/>
                    <w:szCs w:val="24"/>
                  </w:rPr>
                </w:rPrChange>
              </w:rPr>
              <w:pPrChange w:id="592" w:author="Microsoft account" w:date="2021-07-25T02:17:00Z">
                <w:pPr/>
              </w:pPrChange>
            </w:pPr>
            <w:r w:rsidRPr="009F29DC">
              <w:rPr>
                <w:rFonts w:ascii="Times New Roman" w:hAnsi="Times New Roman" w:cs="Times New Roman"/>
                <w:sz w:val="24"/>
                <w:szCs w:val="24"/>
                <w:rPrChange w:id="593" w:author="Microsoft account" w:date="2021-07-25T02:17:00Z">
                  <w:rPr>
                    <w:rFonts w:ascii="Times New Roman" w:hAnsi="Times New Roman" w:cs="Times New Roman"/>
                    <w:sz w:val="24"/>
                    <w:szCs w:val="24"/>
                  </w:rPr>
                </w:rPrChange>
              </w:rPr>
              <w:t>Yes</w:t>
            </w:r>
          </w:p>
        </w:tc>
        <w:tc>
          <w:tcPr>
            <w:tcW w:w="0" w:type="auto"/>
          </w:tcPr>
          <w:p w14:paraId="4F349C4D" w14:textId="77777777" w:rsidR="006A01CC" w:rsidRPr="009F29DC" w:rsidRDefault="006A01CC" w:rsidP="009F29DC">
            <w:pPr>
              <w:rPr>
                <w:rFonts w:ascii="Times New Roman" w:hAnsi="Times New Roman" w:cs="Times New Roman"/>
                <w:sz w:val="24"/>
                <w:szCs w:val="24"/>
                <w:rPrChange w:id="594" w:author="Microsoft account" w:date="2021-07-25T02:17:00Z">
                  <w:rPr>
                    <w:rFonts w:ascii="Times New Roman" w:hAnsi="Times New Roman" w:cs="Times New Roman"/>
                    <w:sz w:val="24"/>
                    <w:szCs w:val="24"/>
                  </w:rPr>
                </w:rPrChange>
              </w:rPr>
              <w:pPrChange w:id="595" w:author="Microsoft account" w:date="2021-07-25T02:17:00Z">
                <w:pPr/>
              </w:pPrChange>
            </w:pPr>
            <w:r w:rsidRPr="009F29DC">
              <w:rPr>
                <w:rFonts w:ascii="Times New Roman" w:hAnsi="Times New Roman" w:cs="Times New Roman"/>
                <w:sz w:val="24"/>
                <w:szCs w:val="24"/>
                <w:rPrChange w:id="596" w:author="Microsoft account" w:date="2021-07-25T02:17:00Z">
                  <w:rPr>
                    <w:rFonts w:ascii="Times New Roman" w:hAnsi="Times New Roman" w:cs="Times New Roman"/>
                    <w:sz w:val="24"/>
                    <w:szCs w:val="24"/>
                  </w:rPr>
                </w:rPrChange>
              </w:rPr>
              <w:t>-</w:t>
            </w:r>
          </w:p>
        </w:tc>
        <w:tc>
          <w:tcPr>
            <w:tcW w:w="0" w:type="auto"/>
          </w:tcPr>
          <w:p w14:paraId="4F349C4E" w14:textId="77777777" w:rsidR="006A01CC" w:rsidRPr="009F29DC" w:rsidRDefault="006A01CC" w:rsidP="009F29DC">
            <w:pPr>
              <w:rPr>
                <w:rFonts w:ascii="Times New Roman" w:hAnsi="Times New Roman" w:cs="Times New Roman"/>
                <w:sz w:val="24"/>
                <w:szCs w:val="24"/>
                <w:rPrChange w:id="597" w:author="Microsoft account" w:date="2021-07-25T02:17:00Z">
                  <w:rPr>
                    <w:rFonts w:ascii="Times New Roman" w:hAnsi="Times New Roman" w:cs="Times New Roman"/>
                    <w:sz w:val="24"/>
                    <w:szCs w:val="24"/>
                  </w:rPr>
                </w:rPrChange>
              </w:rPr>
              <w:pPrChange w:id="598" w:author="Microsoft account" w:date="2021-07-25T02:17:00Z">
                <w:pPr/>
              </w:pPrChange>
            </w:pPr>
            <w:r w:rsidRPr="009F29DC">
              <w:rPr>
                <w:rFonts w:ascii="Times New Roman" w:hAnsi="Times New Roman" w:cs="Times New Roman"/>
                <w:sz w:val="24"/>
                <w:szCs w:val="24"/>
                <w:rPrChange w:id="599" w:author="Microsoft account" w:date="2021-07-25T02:17:00Z">
                  <w:rPr>
                    <w:rFonts w:ascii="Times New Roman" w:hAnsi="Times New Roman" w:cs="Times New Roman"/>
                    <w:sz w:val="24"/>
                    <w:szCs w:val="24"/>
                  </w:rPr>
                </w:rPrChange>
              </w:rPr>
              <w:t>-</w:t>
            </w:r>
          </w:p>
        </w:tc>
        <w:tc>
          <w:tcPr>
            <w:tcW w:w="0" w:type="auto"/>
          </w:tcPr>
          <w:p w14:paraId="4F349C4F" w14:textId="77777777" w:rsidR="006A01CC" w:rsidRPr="009F29DC" w:rsidRDefault="00D047E1" w:rsidP="009F29DC">
            <w:pPr>
              <w:rPr>
                <w:rFonts w:ascii="Times New Roman" w:hAnsi="Times New Roman" w:cs="Times New Roman"/>
                <w:sz w:val="24"/>
                <w:szCs w:val="24"/>
                <w:rPrChange w:id="600" w:author="Microsoft account" w:date="2021-07-25T02:17:00Z">
                  <w:rPr>
                    <w:rFonts w:ascii="Times New Roman" w:hAnsi="Times New Roman" w:cs="Times New Roman"/>
                    <w:sz w:val="24"/>
                    <w:szCs w:val="24"/>
                  </w:rPr>
                </w:rPrChange>
              </w:rPr>
              <w:pPrChange w:id="601" w:author="Microsoft account" w:date="2021-07-25T02:17:00Z">
                <w:pPr/>
              </w:pPrChange>
            </w:pPr>
            <w:r w:rsidRPr="009F29DC">
              <w:rPr>
                <w:rFonts w:ascii="Times New Roman" w:hAnsi="Times New Roman" w:cs="Times New Roman"/>
                <w:sz w:val="24"/>
                <w:szCs w:val="24"/>
                <w:rPrChange w:id="602" w:author="Microsoft account" w:date="2021-07-25T02:17:00Z">
                  <w:rPr>
                    <w:rFonts w:ascii="Times New Roman" w:hAnsi="Times New Roman" w:cs="Times New Roman"/>
                    <w:sz w:val="24"/>
                    <w:szCs w:val="24"/>
                  </w:rPr>
                </w:rPrChange>
              </w:rPr>
              <w:t>0.41 (0.11-1.34)</w:t>
            </w:r>
          </w:p>
        </w:tc>
        <w:tc>
          <w:tcPr>
            <w:tcW w:w="0" w:type="auto"/>
          </w:tcPr>
          <w:p w14:paraId="4F349C50" w14:textId="77777777" w:rsidR="006A01CC" w:rsidRPr="009F29DC" w:rsidRDefault="00D047E1" w:rsidP="009F29DC">
            <w:pPr>
              <w:rPr>
                <w:rFonts w:ascii="Times New Roman" w:hAnsi="Times New Roman" w:cs="Times New Roman"/>
                <w:sz w:val="24"/>
                <w:szCs w:val="24"/>
                <w:rPrChange w:id="603" w:author="Microsoft account" w:date="2021-07-25T02:17:00Z">
                  <w:rPr>
                    <w:rFonts w:ascii="Times New Roman" w:hAnsi="Times New Roman" w:cs="Times New Roman"/>
                    <w:sz w:val="24"/>
                    <w:szCs w:val="24"/>
                  </w:rPr>
                </w:rPrChange>
              </w:rPr>
              <w:pPrChange w:id="604" w:author="Microsoft account" w:date="2021-07-25T02:17:00Z">
                <w:pPr/>
              </w:pPrChange>
            </w:pPr>
            <w:r w:rsidRPr="009F29DC">
              <w:rPr>
                <w:rFonts w:ascii="Times New Roman" w:hAnsi="Times New Roman" w:cs="Times New Roman"/>
                <w:sz w:val="24"/>
                <w:szCs w:val="24"/>
                <w:rPrChange w:id="605" w:author="Microsoft account" w:date="2021-07-25T02:17:00Z">
                  <w:rPr>
                    <w:rFonts w:ascii="Times New Roman" w:hAnsi="Times New Roman" w:cs="Times New Roman"/>
                    <w:sz w:val="24"/>
                    <w:szCs w:val="24"/>
                  </w:rPr>
                </w:rPrChange>
              </w:rPr>
              <w:t>0.156</w:t>
            </w:r>
          </w:p>
        </w:tc>
        <w:tc>
          <w:tcPr>
            <w:tcW w:w="0" w:type="auto"/>
          </w:tcPr>
          <w:p w14:paraId="4F349C51" w14:textId="77777777" w:rsidR="006A01CC" w:rsidRPr="009F29DC" w:rsidRDefault="00CB701C" w:rsidP="009F29DC">
            <w:pPr>
              <w:rPr>
                <w:rFonts w:ascii="Times New Roman" w:hAnsi="Times New Roman" w:cs="Times New Roman"/>
                <w:sz w:val="24"/>
                <w:szCs w:val="24"/>
                <w:rPrChange w:id="606" w:author="Microsoft account" w:date="2021-07-25T02:17:00Z">
                  <w:rPr>
                    <w:rFonts w:ascii="Times New Roman" w:hAnsi="Times New Roman" w:cs="Times New Roman"/>
                    <w:sz w:val="24"/>
                    <w:szCs w:val="24"/>
                  </w:rPr>
                </w:rPrChange>
              </w:rPr>
              <w:pPrChange w:id="607" w:author="Microsoft account" w:date="2021-07-25T02:17:00Z">
                <w:pPr/>
              </w:pPrChange>
            </w:pPr>
            <w:r w:rsidRPr="009F29DC">
              <w:rPr>
                <w:rFonts w:ascii="Times New Roman" w:hAnsi="Times New Roman" w:cs="Times New Roman"/>
                <w:sz w:val="24"/>
                <w:szCs w:val="24"/>
                <w:rPrChange w:id="608" w:author="Microsoft account" w:date="2021-07-25T02:17:00Z">
                  <w:rPr>
                    <w:rFonts w:ascii="Times New Roman" w:hAnsi="Times New Roman" w:cs="Times New Roman"/>
                    <w:sz w:val="24"/>
                    <w:szCs w:val="24"/>
                  </w:rPr>
                </w:rPrChange>
              </w:rPr>
              <w:t>-</w:t>
            </w:r>
          </w:p>
        </w:tc>
        <w:tc>
          <w:tcPr>
            <w:tcW w:w="0" w:type="auto"/>
          </w:tcPr>
          <w:p w14:paraId="4F349C52" w14:textId="77777777" w:rsidR="006A01CC" w:rsidRPr="009F29DC" w:rsidRDefault="00CB701C" w:rsidP="009F29DC">
            <w:pPr>
              <w:rPr>
                <w:rFonts w:ascii="Times New Roman" w:hAnsi="Times New Roman" w:cs="Times New Roman"/>
                <w:sz w:val="24"/>
                <w:szCs w:val="24"/>
                <w:rPrChange w:id="609" w:author="Microsoft account" w:date="2021-07-25T02:17:00Z">
                  <w:rPr>
                    <w:rFonts w:ascii="Times New Roman" w:hAnsi="Times New Roman" w:cs="Times New Roman"/>
                    <w:sz w:val="24"/>
                    <w:szCs w:val="24"/>
                  </w:rPr>
                </w:rPrChange>
              </w:rPr>
              <w:pPrChange w:id="610" w:author="Microsoft account" w:date="2021-07-25T02:17:00Z">
                <w:pPr/>
              </w:pPrChange>
            </w:pPr>
            <w:r w:rsidRPr="009F29DC">
              <w:rPr>
                <w:rFonts w:ascii="Times New Roman" w:hAnsi="Times New Roman" w:cs="Times New Roman"/>
                <w:sz w:val="24"/>
                <w:szCs w:val="24"/>
                <w:rPrChange w:id="611" w:author="Microsoft account" w:date="2021-07-25T02:17:00Z">
                  <w:rPr>
                    <w:rFonts w:ascii="Times New Roman" w:hAnsi="Times New Roman" w:cs="Times New Roman"/>
                    <w:sz w:val="24"/>
                    <w:szCs w:val="24"/>
                  </w:rPr>
                </w:rPrChange>
              </w:rPr>
              <w:t>-</w:t>
            </w:r>
          </w:p>
        </w:tc>
      </w:tr>
      <w:tr w:rsidR="006A01CC" w:rsidRPr="009F29DC" w14:paraId="4F349C5C" w14:textId="77777777" w:rsidTr="003326F6">
        <w:trPr>
          <w:jc w:val="center"/>
        </w:trPr>
        <w:tc>
          <w:tcPr>
            <w:tcW w:w="0" w:type="auto"/>
          </w:tcPr>
          <w:p w14:paraId="4F349C54" w14:textId="77777777" w:rsidR="006A01CC" w:rsidRPr="009F29DC" w:rsidRDefault="006A01CC" w:rsidP="009F29DC">
            <w:pPr>
              <w:rPr>
                <w:rFonts w:ascii="Times New Roman" w:hAnsi="Times New Roman" w:cs="Times New Roman"/>
                <w:sz w:val="24"/>
                <w:szCs w:val="24"/>
              </w:rPr>
            </w:pPr>
          </w:p>
        </w:tc>
        <w:tc>
          <w:tcPr>
            <w:tcW w:w="0" w:type="auto"/>
          </w:tcPr>
          <w:p w14:paraId="4F349C55" w14:textId="77777777" w:rsidR="006A01CC" w:rsidRPr="009F29DC" w:rsidRDefault="006A01CC" w:rsidP="009F29DC">
            <w:pPr>
              <w:rPr>
                <w:rFonts w:ascii="Times New Roman" w:hAnsi="Times New Roman" w:cs="Times New Roman"/>
                <w:sz w:val="24"/>
                <w:szCs w:val="24"/>
                <w:rPrChange w:id="612" w:author="Microsoft account" w:date="2021-07-25T02:17:00Z">
                  <w:rPr>
                    <w:rFonts w:ascii="Times New Roman" w:hAnsi="Times New Roman" w:cs="Times New Roman"/>
                    <w:sz w:val="24"/>
                    <w:szCs w:val="24"/>
                  </w:rPr>
                </w:rPrChange>
              </w:rPr>
              <w:pPrChange w:id="613" w:author="Microsoft account" w:date="2021-07-25T02:17:00Z">
                <w:pPr/>
              </w:pPrChange>
            </w:pPr>
            <w:r w:rsidRPr="009F29DC">
              <w:rPr>
                <w:rFonts w:ascii="Times New Roman" w:hAnsi="Times New Roman" w:cs="Times New Roman"/>
                <w:sz w:val="24"/>
                <w:szCs w:val="24"/>
                <w:rPrChange w:id="614" w:author="Microsoft account" w:date="2021-07-25T02:17:00Z">
                  <w:rPr>
                    <w:rFonts w:ascii="Times New Roman" w:hAnsi="Times New Roman" w:cs="Times New Roman"/>
                    <w:sz w:val="24"/>
                    <w:szCs w:val="24"/>
                  </w:rPr>
                </w:rPrChange>
              </w:rPr>
              <w:t>No</w:t>
            </w:r>
          </w:p>
        </w:tc>
        <w:tc>
          <w:tcPr>
            <w:tcW w:w="0" w:type="auto"/>
          </w:tcPr>
          <w:p w14:paraId="4F349C56" w14:textId="77777777" w:rsidR="006A01CC" w:rsidRPr="009F29DC" w:rsidRDefault="006A01CC" w:rsidP="009F29DC">
            <w:pPr>
              <w:rPr>
                <w:rFonts w:ascii="Times New Roman" w:hAnsi="Times New Roman" w:cs="Times New Roman"/>
                <w:sz w:val="24"/>
                <w:szCs w:val="24"/>
                <w:rPrChange w:id="615" w:author="Microsoft account" w:date="2021-07-25T02:17:00Z">
                  <w:rPr>
                    <w:rFonts w:ascii="Times New Roman" w:hAnsi="Times New Roman" w:cs="Times New Roman"/>
                    <w:sz w:val="24"/>
                    <w:szCs w:val="24"/>
                  </w:rPr>
                </w:rPrChange>
              </w:rPr>
              <w:pPrChange w:id="616" w:author="Microsoft account" w:date="2021-07-25T02:17:00Z">
                <w:pPr/>
              </w:pPrChange>
            </w:pPr>
            <w:r w:rsidRPr="009F29DC">
              <w:rPr>
                <w:rFonts w:ascii="Times New Roman" w:hAnsi="Times New Roman" w:cs="Times New Roman"/>
                <w:sz w:val="24"/>
                <w:szCs w:val="24"/>
                <w:rPrChange w:id="617" w:author="Microsoft account" w:date="2021-07-25T02:17:00Z">
                  <w:rPr>
                    <w:rFonts w:ascii="Times New Roman" w:hAnsi="Times New Roman" w:cs="Times New Roman"/>
                    <w:sz w:val="24"/>
                    <w:szCs w:val="24"/>
                  </w:rPr>
                </w:rPrChange>
              </w:rPr>
              <w:t>-</w:t>
            </w:r>
          </w:p>
        </w:tc>
        <w:tc>
          <w:tcPr>
            <w:tcW w:w="0" w:type="auto"/>
          </w:tcPr>
          <w:p w14:paraId="4F349C57" w14:textId="77777777" w:rsidR="006A01CC" w:rsidRPr="009F29DC" w:rsidRDefault="006A01CC" w:rsidP="009F29DC">
            <w:pPr>
              <w:rPr>
                <w:rFonts w:ascii="Times New Roman" w:hAnsi="Times New Roman" w:cs="Times New Roman"/>
                <w:sz w:val="24"/>
                <w:szCs w:val="24"/>
                <w:rPrChange w:id="618" w:author="Microsoft account" w:date="2021-07-25T02:17:00Z">
                  <w:rPr>
                    <w:rFonts w:ascii="Times New Roman" w:hAnsi="Times New Roman" w:cs="Times New Roman"/>
                    <w:sz w:val="24"/>
                    <w:szCs w:val="24"/>
                  </w:rPr>
                </w:rPrChange>
              </w:rPr>
              <w:pPrChange w:id="619" w:author="Microsoft account" w:date="2021-07-25T02:17:00Z">
                <w:pPr/>
              </w:pPrChange>
            </w:pPr>
          </w:p>
        </w:tc>
        <w:tc>
          <w:tcPr>
            <w:tcW w:w="0" w:type="auto"/>
          </w:tcPr>
          <w:p w14:paraId="4F349C58" w14:textId="77777777" w:rsidR="006A01CC" w:rsidRPr="009F29DC" w:rsidRDefault="0054007D" w:rsidP="009F29DC">
            <w:pPr>
              <w:rPr>
                <w:rFonts w:ascii="Times New Roman" w:hAnsi="Times New Roman" w:cs="Times New Roman"/>
                <w:sz w:val="24"/>
                <w:szCs w:val="24"/>
                <w:rPrChange w:id="620" w:author="Microsoft account" w:date="2021-07-25T02:17:00Z">
                  <w:rPr>
                    <w:rFonts w:ascii="Times New Roman" w:hAnsi="Times New Roman" w:cs="Times New Roman"/>
                    <w:sz w:val="24"/>
                    <w:szCs w:val="24"/>
                  </w:rPr>
                </w:rPrChange>
              </w:rPr>
              <w:pPrChange w:id="621" w:author="Microsoft account" w:date="2021-07-25T02:17:00Z">
                <w:pPr/>
              </w:pPrChange>
            </w:pPr>
            <w:r w:rsidRPr="009F29DC">
              <w:rPr>
                <w:rFonts w:ascii="Times New Roman" w:hAnsi="Times New Roman" w:cs="Times New Roman"/>
                <w:sz w:val="24"/>
                <w:szCs w:val="24"/>
                <w:rPrChange w:id="622" w:author="Microsoft account" w:date="2021-07-25T02:17:00Z">
                  <w:rPr>
                    <w:rFonts w:ascii="Times New Roman" w:hAnsi="Times New Roman" w:cs="Times New Roman"/>
                    <w:sz w:val="24"/>
                    <w:szCs w:val="24"/>
                  </w:rPr>
                </w:rPrChange>
              </w:rPr>
              <w:t>-</w:t>
            </w:r>
          </w:p>
        </w:tc>
        <w:tc>
          <w:tcPr>
            <w:tcW w:w="0" w:type="auto"/>
          </w:tcPr>
          <w:p w14:paraId="4F349C59" w14:textId="77777777" w:rsidR="006A01CC" w:rsidRPr="009F29DC" w:rsidRDefault="006A01CC" w:rsidP="009F29DC">
            <w:pPr>
              <w:rPr>
                <w:rFonts w:ascii="Times New Roman" w:hAnsi="Times New Roman" w:cs="Times New Roman"/>
                <w:sz w:val="24"/>
                <w:szCs w:val="24"/>
                <w:rPrChange w:id="623" w:author="Microsoft account" w:date="2021-07-25T02:17:00Z">
                  <w:rPr>
                    <w:rFonts w:ascii="Times New Roman" w:hAnsi="Times New Roman" w:cs="Times New Roman"/>
                    <w:sz w:val="24"/>
                    <w:szCs w:val="24"/>
                  </w:rPr>
                </w:rPrChange>
              </w:rPr>
              <w:pPrChange w:id="624" w:author="Microsoft account" w:date="2021-07-25T02:17:00Z">
                <w:pPr/>
              </w:pPrChange>
            </w:pPr>
          </w:p>
        </w:tc>
        <w:tc>
          <w:tcPr>
            <w:tcW w:w="0" w:type="auto"/>
          </w:tcPr>
          <w:p w14:paraId="4F349C5A" w14:textId="77777777" w:rsidR="006A01CC" w:rsidRPr="009F29DC" w:rsidRDefault="00CB701C" w:rsidP="009F29DC">
            <w:pPr>
              <w:rPr>
                <w:rFonts w:ascii="Times New Roman" w:hAnsi="Times New Roman" w:cs="Times New Roman"/>
                <w:sz w:val="24"/>
                <w:szCs w:val="24"/>
                <w:rPrChange w:id="625" w:author="Microsoft account" w:date="2021-07-25T02:17:00Z">
                  <w:rPr>
                    <w:rFonts w:ascii="Times New Roman" w:hAnsi="Times New Roman" w:cs="Times New Roman"/>
                    <w:sz w:val="24"/>
                    <w:szCs w:val="24"/>
                  </w:rPr>
                </w:rPrChange>
              </w:rPr>
              <w:pPrChange w:id="626" w:author="Microsoft account" w:date="2021-07-25T02:17:00Z">
                <w:pPr/>
              </w:pPrChange>
            </w:pPr>
            <w:r w:rsidRPr="009F29DC">
              <w:rPr>
                <w:rFonts w:ascii="Times New Roman" w:hAnsi="Times New Roman" w:cs="Times New Roman"/>
                <w:sz w:val="24"/>
                <w:szCs w:val="24"/>
                <w:rPrChange w:id="627" w:author="Microsoft account" w:date="2021-07-25T02:17:00Z">
                  <w:rPr>
                    <w:rFonts w:ascii="Times New Roman" w:hAnsi="Times New Roman" w:cs="Times New Roman"/>
                    <w:sz w:val="24"/>
                    <w:szCs w:val="24"/>
                  </w:rPr>
                </w:rPrChange>
              </w:rPr>
              <w:t>-</w:t>
            </w:r>
          </w:p>
        </w:tc>
        <w:tc>
          <w:tcPr>
            <w:tcW w:w="0" w:type="auto"/>
          </w:tcPr>
          <w:p w14:paraId="4F349C5B" w14:textId="77777777" w:rsidR="006A01CC" w:rsidRPr="009F29DC" w:rsidRDefault="006A01CC" w:rsidP="009F29DC">
            <w:pPr>
              <w:rPr>
                <w:rFonts w:ascii="Times New Roman" w:hAnsi="Times New Roman" w:cs="Times New Roman"/>
                <w:sz w:val="24"/>
                <w:szCs w:val="24"/>
                <w:rPrChange w:id="628" w:author="Microsoft account" w:date="2021-07-25T02:17:00Z">
                  <w:rPr>
                    <w:rFonts w:ascii="Times New Roman" w:hAnsi="Times New Roman" w:cs="Times New Roman"/>
                    <w:sz w:val="24"/>
                    <w:szCs w:val="24"/>
                  </w:rPr>
                </w:rPrChange>
              </w:rPr>
              <w:pPrChange w:id="629" w:author="Microsoft account" w:date="2021-07-25T02:17:00Z">
                <w:pPr/>
              </w:pPrChange>
            </w:pPr>
          </w:p>
        </w:tc>
      </w:tr>
    </w:tbl>
    <w:p w14:paraId="4F349C5D" w14:textId="77777777" w:rsidR="004003BC" w:rsidRPr="009F29DC" w:rsidRDefault="004003BC" w:rsidP="009F29DC">
      <w:pPr>
        <w:spacing w:after="0" w:line="240" w:lineRule="auto"/>
        <w:rPr>
          <w:rFonts w:ascii="Times New Roman" w:hAnsi="Times New Roman" w:cs="Times New Roman"/>
          <w:sz w:val="24"/>
          <w:szCs w:val="24"/>
        </w:rPr>
        <w:pPrChange w:id="630" w:author="Microsoft account" w:date="2021-07-25T02:17:00Z">
          <w:pPr/>
        </w:pPrChange>
      </w:pPr>
    </w:p>
    <w:p w14:paraId="4F349C5E" w14:textId="537AD481" w:rsidR="00E22D21" w:rsidRPr="009F29DC" w:rsidRDefault="009F29DC" w:rsidP="009F29DC">
      <w:pPr>
        <w:spacing w:after="0" w:line="240" w:lineRule="auto"/>
        <w:rPr>
          <w:ins w:id="631" w:author="Microsoft account" w:date="2021-07-25T02:18:00Z"/>
          <w:rFonts w:ascii="Times New Roman" w:hAnsi="Times New Roman" w:cs="Times New Roman"/>
          <w:b/>
          <w:bCs/>
          <w:sz w:val="24"/>
          <w:szCs w:val="24"/>
        </w:rPr>
        <w:pPrChange w:id="632" w:author="Microsoft account" w:date="2021-07-25T02:17:00Z">
          <w:pPr/>
        </w:pPrChange>
      </w:pPr>
      <w:ins w:id="633" w:author="Microsoft account" w:date="2021-07-25T02:18:00Z">
        <w:r w:rsidRPr="009F29DC">
          <w:rPr>
            <w:rFonts w:ascii="Times New Roman" w:hAnsi="Times New Roman" w:cs="Times New Roman"/>
            <w:b/>
            <w:bCs/>
            <w:sz w:val="24"/>
            <w:szCs w:val="24"/>
          </w:rPr>
          <w:t>Reference:</w:t>
        </w:r>
      </w:ins>
    </w:p>
    <w:p w14:paraId="1C944DAB" w14:textId="62188318" w:rsidR="009F29DC" w:rsidRPr="009F29DC" w:rsidRDefault="009F29DC" w:rsidP="009F29DC">
      <w:pPr>
        <w:widowControl w:val="0"/>
        <w:autoSpaceDE w:val="0"/>
        <w:autoSpaceDN w:val="0"/>
        <w:adjustRightInd w:val="0"/>
        <w:spacing w:after="0" w:line="240" w:lineRule="auto"/>
        <w:rPr>
          <w:rFonts w:ascii="Times New Roman" w:hAnsi="Times New Roman" w:cs="Times New Roman"/>
          <w:noProof/>
          <w:sz w:val="24"/>
        </w:rPr>
      </w:pPr>
      <w:ins w:id="634" w:author="Microsoft account" w:date="2021-07-25T02:18:00Z">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ins>
      <w:r>
        <w:rPr>
          <w:rFonts w:ascii="Times New Roman" w:hAnsi="Times New Roman" w:cs="Times New Roman"/>
          <w:sz w:val="24"/>
          <w:szCs w:val="24"/>
        </w:rPr>
        <w:fldChar w:fldCharType="separate"/>
      </w:r>
      <w:r w:rsidRPr="009F29DC">
        <w:rPr>
          <w:rFonts w:ascii="Times New Roman" w:hAnsi="Times New Roman" w:cs="Times New Roman"/>
          <w:noProof/>
          <w:sz w:val="24"/>
          <w:szCs w:val="24"/>
        </w:rPr>
        <w:t xml:space="preserve">Liu, C.-W., Lin, K.-H. and Kuo, Y.-M. (2003) ‘Application of factor analysis in the assessment of groundwater quality in a blackfoot disease area in Taiwan’, </w:t>
      </w:r>
      <w:r w:rsidRPr="009F29DC">
        <w:rPr>
          <w:rFonts w:ascii="Times New Roman" w:hAnsi="Times New Roman" w:cs="Times New Roman"/>
          <w:i/>
          <w:iCs/>
          <w:noProof/>
          <w:sz w:val="24"/>
          <w:szCs w:val="24"/>
        </w:rPr>
        <w:t>Science of The Total Environment</w:t>
      </w:r>
      <w:r w:rsidRPr="009F29DC">
        <w:rPr>
          <w:rFonts w:ascii="Times New Roman" w:hAnsi="Times New Roman" w:cs="Times New Roman"/>
          <w:noProof/>
          <w:sz w:val="24"/>
          <w:szCs w:val="24"/>
        </w:rPr>
        <w:t>, 313(1–3), pp. 77–89. doi: 10.1016/S0048-9697(02)00683-6.</w:t>
      </w:r>
    </w:p>
    <w:p w14:paraId="2A373A0C" w14:textId="088E9C8D" w:rsidR="009F29DC" w:rsidRPr="009F29DC" w:rsidRDefault="009F29DC" w:rsidP="009F29DC">
      <w:pPr>
        <w:spacing w:after="0" w:line="240" w:lineRule="auto"/>
        <w:rPr>
          <w:rFonts w:ascii="Times New Roman" w:hAnsi="Times New Roman" w:cs="Times New Roman"/>
          <w:sz w:val="24"/>
          <w:szCs w:val="24"/>
        </w:rPr>
        <w:pPrChange w:id="635" w:author="Microsoft account" w:date="2021-07-25T02:17:00Z">
          <w:pPr/>
        </w:pPrChange>
      </w:pPr>
      <w:ins w:id="636" w:author="Microsoft account" w:date="2021-07-25T02:18:00Z">
        <w:r>
          <w:rPr>
            <w:rFonts w:ascii="Times New Roman" w:hAnsi="Times New Roman" w:cs="Times New Roman"/>
            <w:sz w:val="24"/>
            <w:szCs w:val="24"/>
          </w:rPr>
          <w:fldChar w:fldCharType="end"/>
        </w:r>
      </w:ins>
      <w:bookmarkStart w:id="637" w:name="_GoBack"/>
      <w:bookmarkEnd w:id="637"/>
    </w:p>
    <w:sectPr w:rsidR="009F29DC" w:rsidRPr="009F29D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Md. Hasanul Banna Siam" w:date="2021-07-05T21:02:00Z" w:initials="MHBS">
    <w:p w14:paraId="313DF7EF" w14:textId="77777777" w:rsidR="00EE37C0" w:rsidRDefault="00EE37C0" w:rsidP="009904C4">
      <w:pPr>
        <w:pStyle w:val="CommentText"/>
      </w:pPr>
      <w:r>
        <w:rPr>
          <w:rStyle w:val="CommentReference"/>
        </w:rPr>
        <w:annotationRef/>
      </w:r>
      <w:r>
        <w:t>Why do we have two cronbach's alpha values?</w:t>
      </w:r>
    </w:p>
  </w:comment>
  <w:comment w:id="29" w:author="Microsoft account" w:date="2021-07-13T03:47:00Z" w:initials="Ma">
    <w:p w14:paraId="78A43E68" w14:textId="1B30D227" w:rsidR="00B05CA7" w:rsidRDefault="00B05CA7">
      <w:pPr>
        <w:pStyle w:val="CommentText"/>
      </w:pPr>
      <w:r>
        <w:rPr>
          <w:rStyle w:val="CommentReference"/>
        </w:rPr>
        <w:annotationRef/>
      </w:r>
      <w:r w:rsidR="00055E76" w:rsidRPr="00055E76">
        <w:t>This is because these two attributes provide categorical and temporal context to the KAP measurements.</w:t>
      </w:r>
    </w:p>
  </w:comment>
  <w:comment w:id="380" w:author="Md. Hasanul Banna Siam" w:date="2021-07-05T21:05:00Z" w:initials="MHBS">
    <w:p w14:paraId="31E149B3" w14:textId="77777777" w:rsidR="002C58C2" w:rsidRDefault="002C58C2">
      <w:pPr>
        <w:pStyle w:val="CommentText"/>
      </w:pPr>
      <w:r>
        <w:rPr>
          <w:rStyle w:val="CommentReference"/>
        </w:rPr>
        <w:annotationRef/>
      </w:r>
      <w:r>
        <w:t>In previous figure, the "knowledge" was at the center, but in the new figure, the "attitude" is placed at the center.</w:t>
      </w:r>
    </w:p>
    <w:p w14:paraId="2AD51DB6" w14:textId="77777777" w:rsidR="002C58C2" w:rsidRDefault="002C58C2">
      <w:pPr>
        <w:pStyle w:val="CommentText"/>
      </w:pPr>
    </w:p>
    <w:p w14:paraId="4CE1A61C" w14:textId="77777777" w:rsidR="002C58C2" w:rsidRDefault="002C58C2" w:rsidP="00096975">
      <w:pPr>
        <w:pStyle w:val="CommentText"/>
      </w:pPr>
      <w:r>
        <w:t>Does this new position of variable change our overall narrative/explanation of the analysis?</w:t>
      </w:r>
    </w:p>
  </w:comment>
  <w:comment w:id="381" w:author="Microsoft account" w:date="2021-07-14T02:12:00Z" w:initials="Ma">
    <w:p w14:paraId="43F92C6E" w14:textId="7134E295" w:rsidR="004A24DB" w:rsidRDefault="004A24DB">
      <w:pPr>
        <w:pStyle w:val="CommentText"/>
      </w:pPr>
      <w:r>
        <w:rPr>
          <w:rStyle w:val="CommentReference"/>
        </w:rPr>
        <w:annotationRef/>
      </w:r>
      <w:r>
        <w:t>Yes, we will explain according</w:t>
      </w:r>
      <w:r w:rsidR="00DD01E9">
        <w:t>ly</w:t>
      </w:r>
      <w:r>
        <w:t xml:space="preserve"> to our findings.</w:t>
      </w:r>
    </w:p>
  </w:comment>
  <w:comment w:id="412" w:author="Md. Hasanul Banna Siam" w:date="2021-07-05T21:06:00Z" w:initials="MHBS">
    <w:p w14:paraId="07FAD85C" w14:textId="77777777" w:rsidR="00630C9F" w:rsidRDefault="00630C9F">
      <w:pPr>
        <w:pStyle w:val="CommentText"/>
      </w:pPr>
      <w:r>
        <w:rPr>
          <w:rStyle w:val="CommentReference"/>
        </w:rPr>
        <w:annotationRef/>
      </w:r>
      <w:r>
        <w:t xml:space="preserve">The table does not look much promising. </w:t>
      </w:r>
    </w:p>
    <w:p w14:paraId="3D4AE9BC" w14:textId="77777777" w:rsidR="00630C9F" w:rsidRDefault="00630C9F" w:rsidP="00C259DC">
      <w:pPr>
        <w:pStyle w:val="CommentText"/>
      </w:pPr>
      <w:r>
        <w:t>Bhai, do you think we should rather place it in the supplementary section?</w:t>
      </w:r>
    </w:p>
  </w:comment>
  <w:comment w:id="413" w:author="Microsoft account" w:date="2021-07-14T02:13:00Z" w:initials="Ma">
    <w:p w14:paraId="4D95BA6E" w14:textId="77777777" w:rsidR="004A24DB" w:rsidRDefault="004A24DB">
      <w:pPr>
        <w:pStyle w:val="CommentText"/>
      </w:pPr>
      <w:r>
        <w:rPr>
          <w:rStyle w:val="CommentReference"/>
        </w:rPr>
        <w:annotationRef/>
      </w:r>
      <w:r>
        <w:t>This is stepwise logistic regression model.</w:t>
      </w:r>
      <w:r>
        <w:br/>
        <w:t>Here only significant variable showed that kept by the model.</w:t>
      </w:r>
      <w:r>
        <w:br/>
        <w:t>We can explain it in the way that, 25+ years peoples know more (3.10 times) than the 16-24 years peoples.</w:t>
      </w:r>
    </w:p>
    <w:p w14:paraId="51FEDE9C" w14:textId="77777777" w:rsidR="004A24DB" w:rsidRDefault="004A24DB">
      <w:pPr>
        <w:pStyle w:val="CommentText"/>
      </w:pPr>
      <w:r>
        <w:t>Yes, we can place it in supplementary section.</w:t>
      </w:r>
    </w:p>
    <w:p w14:paraId="39AEEA1A" w14:textId="77777777" w:rsidR="004A24DB" w:rsidRDefault="004A24DB">
      <w:pPr>
        <w:pStyle w:val="CommentText"/>
      </w:pPr>
    </w:p>
    <w:p w14:paraId="68551B5C" w14:textId="24719A16" w:rsidR="004A24DB" w:rsidRDefault="004A24DB">
      <w:pPr>
        <w:pStyle w:val="CommentText"/>
      </w:pPr>
      <w:r>
        <w:t xml:space="preserve">I take the analysis idea from this paper: </w:t>
      </w:r>
      <w:hyperlink r:id="rId1" w:history="1">
        <w:r w:rsidRPr="00074F2F">
          <w:rPr>
            <w:rStyle w:val="Hyperlink"/>
          </w:rPr>
          <w:t>https://www.frontiersin.org/articles/10.3389/fpubh.2017.00318/full</w:t>
        </w:r>
      </w:hyperlink>
    </w:p>
    <w:p w14:paraId="7FA32F3A" w14:textId="7EC60EB9" w:rsidR="004A24DB" w:rsidRDefault="004A24DB">
      <w:pPr>
        <w:pStyle w:val="CommentText"/>
      </w:pPr>
      <w:r>
        <w:t>It will give you some idea.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3DF7EF" w15:done="0"/>
  <w15:commentEx w15:paraId="78A43E68" w15:paraIdParent="313DF7EF" w15:done="0"/>
  <w15:commentEx w15:paraId="4CE1A61C" w15:done="0"/>
  <w15:commentEx w15:paraId="43F92C6E" w15:paraIdParent="4CE1A61C" w15:done="0"/>
  <w15:commentEx w15:paraId="3D4AE9BC" w15:done="0"/>
  <w15:commentEx w15:paraId="7FA32F3A" w15:paraIdParent="3D4AE9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DF1E1" w16cex:dateUtc="2021-07-05T15:02:00Z"/>
  <w16cex:commentExtensible w16cex:durableId="248DF2B2" w16cex:dateUtc="2021-07-05T15:05:00Z"/>
  <w16cex:commentExtensible w16cex:durableId="248DF2ED" w16cex:dateUtc="2021-07-05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3DF7EF" w16cid:durableId="248DF1E1"/>
  <w16cid:commentId w16cid:paraId="4CE1A61C" w16cid:durableId="248DF2B2"/>
  <w16cid:commentId w16cid:paraId="3D4AE9BC" w16cid:durableId="248DF2E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be14f6c7eaf8e33"/>
  </w15:person>
  <w15:person w15:author="Md. Hasanul Banna Siam">
    <w15:presenceInfo w15:providerId="None" w15:userId="Md. Hasanul Banna Si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QzMDQ3MjSzMDczMjNW0lEKTi0uzszPAykwqgUA0bhaZCwAAAA="/>
  </w:docVars>
  <w:rsids>
    <w:rsidRoot w:val="00967E0C"/>
    <w:rsid w:val="00050135"/>
    <w:rsid w:val="00055E76"/>
    <w:rsid w:val="00091455"/>
    <w:rsid w:val="000956EF"/>
    <w:rsid w:val="0009745C"/>
    <w:rsid w:val="000D7C2F"/>
    <w:rsid w:val="00107EAD"/>
    <w:rsid w:val="00181F39"/>
    <w:rsid w:val="001A0D64"/>
    <w:rsid w:val="001C39E6"/>
    <w:rsid w:val="001F46CA"/>
    <w:rsid w:val="00221E81"/>
    <w:rsid w:val="00234233"/>
    <w:rsid w:val="00260982"/>
    <w:rsid w:val="0026560D"/>
    <w:rsid w:val="00277DDC"/>
    <w:rsid w:val="002A4362"/>
    <w:rsid w:val="002B10EA"/>
    <w:rsid w:val="002C58C2"/>
    <w:rsid w:val="002D22A6"/>
    <w:rsid w:val="002F02CD"/>
    <w:rsid w:val="003326F6"/>
    <w:rsid w:val="00394133"/>
    <w:rsid w:val="003C5DE3"/>
    <w:rsid w:val="003E38BA"/>
    <w:rsid w:val="004003BC"/>
    <w:rsid w:val="00450CEF"/>
    <w:rsid w:val="00484ACE"/>
    <w:rsid w:val="004A24DB"/>
    <w:rsid w:val="004A723F"/>
    <w:rsid w:val="005103D1"/>
    <w:rsid w:val="005217E1"/>
    <w:rsid w:val="005344F5"/>
    <w:rsid w:val="0054007D"/>
    <w:rsid w:val="00545FC4"/>
    <w:rsid w:val="005474FE"/>
    <w:rsid w:val="00552273"/>
    <w:rsid w:val="00554440"/>
    <w:rsid w:val="00556BAF"/>
    <w:rsid w:val="005A6951"/>
    <w:rsid w:val="005B7B7D"/>
    <w:rsid w:val="005D28D6"/>
    <w:rsid w:val="00615F5E"/>
    <w:rsid w:val="00617CC2"/>
    <w:rsid w:val="00630C9F"/>
    <w:rsid w:val="00631D2B"/>
    <w:rsid w:val="00636978"/>
    <w:rsid w:val="006A01CC"/>
    <w:rsid w:val="00720079"/>
    <w:rsid w:val="007341D2"/>
    <w:rsid w:val="00774A9D"/>
    <w:rsid w:val="007E0DED"/>
    <w:rsid w:val="007F6733"/>
    <w:rsid w:val="00882B3B"/>
    <w:rsid w:val="008A7398"/>
    <w:rsid w:val="008C2B27"/>
    <w:rsid w:val="008D46BF"/>
    <w:rsid w:val="008F1042"/>
    <w:rsid w:val="008F5E12"/>
    <w:rsid w:val="0092758B"/>
    <w:rsid w:val="00937549"/>
    <w:rsid w:val="00941666"/>
    <w:rsid w:val="00943E0C"/>
    <w:rsid w:val="00967E0C"/>
    <w:rsid w:val="00985A8D"/>
    <w:rsid w:val="00995D93"/>
    <w:rsid w:val="009A32A9"/>
    <w:rsid w:val="009A34B2"/>
    <w:rsid w:val="009A3F28"/>
    <w:rsid w:val="009B65D9"/>
    <w:rsid w:val="009F29DC"/>
    <w:rsid w:val="00A520A0"/>
    <w:rsid w:val="00AC4898"/>
    <w:rsid w:val="00AF13D7"/>
    <w:rsid w:val="00AF5B0A"/>
    <w:rsid w:val="00B01A37"/>
    <w:rsid w:val="00B05CA7"/>
    <w:rsid w:val="00B07924"/>
    <w:rsid w:val="00B46303"/>
    <w:rsid w:val="00B847AE"/>
    <w:rsid w:val="00B92BEE"/>
    <w:rsid w:val="00BB2030"/>
    <w:rsid w:val="00BE4766"/>
    <w:rsid w:val="00C013FC"/>
    <w:rsid w:val="00C32563"/>
    <w:rsid w:val="00C436C8"/>
    <w:rsid w:val="00C51A07"/>
    <w:rsid w:val="00C6357C"/>
    <w:rsid w:val="00CB4702"/>
    <w:rsid w:val="00CB701C"/>
    <w:rsid w:val="00CD306D"/>
    <w:rsid w:val="00CE48F0"/>
    <w:rsid w:val="00CF76E7"/>
    <w:rsid w:val="00D047E1"/>
    <w:rsid w:val="00D17D06"/>
    <w:rsid w:val="00D414B7"/>
    <w:rsid w:val="00D64E92"/>
    <w:rsid w:val="00D92187"/>
    <w:rsid w:val="00DA7074"/>
    <w:rsid w:val="00DD01E9"/>
    <w:rsid w:val="00DF72AE"/>
    <w:rsid w:val="00E11E47"/>
    <w:rsid w:val="00E20C9E"/>
    <w:rsid w:val="00E22D21"/>
    <w:rsid w:val="00E51613"/>
    <w:rsid w:val="00E572DB"/>
    <w:rsid w:val="00E60C4E"/>
    <w:rsid w:val="00EE37C0"/>
    <w:rsid w:val="00F233EF"/>
    <w:rsid w:val="00F61A4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49B68"/>
  <w15:chartTrackingRefBased/>
  <w15:docId w15:val="{85259B13-13DF-494F-AC8A-5CC9378D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43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E37C0"/>
    <w:rPr>
      <w:sz w:val="16"/>
      <w:szCs w:val="16"/>
    </w:rPr>
  </w:style>
  <w:style w:type="paragraph" w:styleId="CommentText">
    <w:name w:val="annotation text"/>
    <w:basedOn w:val="Normal"/>
    <w:link w:val="CommentTextChar"/>
    <w:uiPriority w:val="99"/>
    <w:unhideWhenUsed/>
    <w:rsid w:val="00EE37C0"/>
    <w:pPr>
      <w:spacing w:line="240" w:lineRule="auto"/>
    </w:pPr>
    <w:rPr>
      <w:sz w:val="20"/>
      <w:szCs w:val="20"/>
    </w:rPr>
  </w:style>
  <w:style w:type="character" w:customStyle="1" w:styleId="CommentTextChar">
    <w:name w:val="Comment Text Char"/>
    <w:basedOn w:val="DefaultParagraphFont"/>
    <w:link w:val="CommentText"/>
    <w:uiPriority w:val="99"/>
    <w:rsid w:val="00EE37C0"/>
    <w:rPr>
      <w:sz w:val="20"/>
      <w:szCs w:val="20"/>
    </w:rPr>
  </w:style>
  <w:style w:type="paragraph" w:styleId="CommentSubject">
    <w:name w:val="annotation subject"/>
    <w:basedOn w:val="CommentText"/>
    <w:next w:val="CommentText"/>
    <w:link w:val="CommentSubjectChar"/>
    <w:uiPriority w:val="99"/>
    <w:semiHidden/>
    <w:unhideWhenUsed/>
    <w:rsid w:val="00EE37C0"/>
    <w:rPr>
      <w:b/>
      <w:bCs/>
    </w:rPr>
  </w:style>
  <w:style w:type="character" w:customStyle="1" w:styleId="CommentSubjectChar">
    <w:name w:val="Comment Subject Char"/>
    <w:basedOn w:val="CommentTextChar"/>
    <w:link w:val="CommentSubject"/>
    <w:uiPriority w:val="99"/>
    <w:semiHidden/>
    <w:rsid w:val="00EE37C0"/>
    <w:rPr>
      <w:b/>
      <w:bCs/>
      <w:sz w:val="20"/>
      <w:szCs w:val="20"/>
    </w:rPr>
  </w:style>
  <w:style w:type="paragraph" w:styleId="BalloonText">
    <w:name w:val="Balloon Text"/>
    <w:basedOn w:val="Normal"/>
    <w:link w:val="BalloonTextChar"/>
    <w:uiPriority w:val="99"/>
    <w:semiHidden/>
    <w:unhideWhenUsed/>
    <w:rsid w:val="00B05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5CA7"/>
    <w:rPr>
      <w:rFonts w:ascii="Segoe UI" w:hAnsi="Segoe UI" w:cs="Segoe UI"/>
      <w:sz w:val="18"/>
      <w:szCs w:val="18"/>
    </w:rPr>
  </w:style>
  <w:style w:type="character" w:styleId="Hyperlink">
    <w:name w:val="Hyperlink"/>
    <w:basedOn w:val="DefaultParagraphFont"/>
    <w:uiPriority w:val="99"/>
    <w:unhideWhenUsed/>
    <w:rsid w:val="004A24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rontiersin.org/articles/10.3389/fpubh.2017.00318/full"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1.tiff"/><Relationship Id="rId12" Type="http://schemas.microsoft.com/office/2016/09/relationships/commentsIds" Target="commentsIds.xml"/><Relationship Id="rId2" Type="http://schemas.openxmlformats.org/officeDocument/2006/relationships/styles" Target="styles.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30BC5-BC97-4143-BC9A-97D7E6106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Pages>
  <Words>1068</Words>
  <Characters>6088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104</cp:revision>
  <dcterms:created xsi:type="dcterms:W3CDTF">2021-06-27T13:42:00Z</dcterms:created>
  <dcterms:modified xsi:type="dcterms:W3CDTF">2021-07-24T20:19:00Z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581aea56-d1c8-3b3e-94e1-a6917669d042</vt:lpwstr>
  </property>
  <property fmtid="{D5CDD505-2E9C-101B-9397-08002B2CF9AE}" pid="4" name="Mendeley Citation Style_1">
    <vt:lpwstr>http://www.zotero.org/styles/harvard1</vt:lpwstr>
  </property>
</Properties>
</file>